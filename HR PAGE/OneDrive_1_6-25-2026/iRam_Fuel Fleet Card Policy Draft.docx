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998"/>
        <w:gridCol w:w="3003"/>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commentRangeStart w:id="0"/>
            <w:r w:rsidRPr="008165FC">
              <w:rPr>
                <w:b/>
                <w:sz w:val="20"/>
                <w:szCs w:val="20"/>
                <w:lang w:val="en-US"/>
              </w:rPr>
              <w:t>POL</w:t>
            </w:r>
            <w:commentRangeEnd w:id="0"/>
            <w:r w:rsidR="00080246">
              <w:rPr>
                <w:rStyle w:val="CommentReference"/>
                <w:rFonts w:ascii="Times New Roman" w:hAnsi="Times New Roman" w:cs="Times New Roman"/>
                <w:lang w:eastAsia="en-GB"/>
              </w:rPr>
              <w:commentReference w:id="0"/>
            </w:r>
            <w:r>
              <w:rPr>
                <w:b/>
                <w:sz w:val="20"/>
                <w:szCs w:val="20"/>
                <w:lang w:val="en-US"/>
              </w:rPr>
              <w:t xml:space="preserve"> #</w:t>
            </w:r>
          </w:p>
        </w:tc>
        <w:tc>
          <w:tcPr>
            <w:tcW w:w="3081" w:type="dxa"/>
            <w:vAlign w:val="center"/>
          </w:tcPr>
          <w:p w14:paraId="2DA8283A" w14:textId="07E8077E" w:rsidR="00BB0DF2" w:rsidRPr="008165FC" w:rsidRDefault="00843FEA" w:rsidP="00953550">
            <w:pPr>
              <w:spacing w:after="0" w:line="240" w:lineRule="auto"/>
              <w:rPr>
                <w:b/>
                <w:sz w:val="20"/>
                <w:szCs w:val="20"/>
                <w:lang w:val="en-US"/>
              </w:rPr>
            </w:pPr>
            <w:r>
              <w:rPr>
                <w:b/>
                <w:sz w:val="20"/>
                <w:szCs w:val="20"/>
                <w:lang w:val="en-US"/>
              </w:rPr>
              <w:t>Fuel Fleet Card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68E3B077" w14:textId="77777777" w:rsidR="004A7687" w:rsidRDefault="004A7687" w:rsidP="004A7687">
      <w:pPr>
        <w:tabs>
          <w:tab w:val="left" w:pos="720"/>
        </w:tabs>
        <w:ind w:left="720"/>
        <w:jc w:val="center"/>
        <w:rPr>
          <w:rFonts w:cs="Calibri"/>
          <w:b/>
          <w:u w:val="single"/>
        </w:rPr>
      </w:pPr>
      <w:r>
        <w:rPr>
          <w:rFonts w:cs="Calibri"/>
          <w:b/>
          <w:u w:val="single"/>
        </w:rPr>
        <w:t>FUEL CARD POLICY</w:t>
      </w:r>
    </w:p>
    <w:p w14:paraId="01F5A6DE" w14:textId="77777777" w:rsidR="004A7687" w:rsidRDefault="004A7687" w:rsidP="004A7687">
      <w:pPr>
        <w:tabs>
          <w:tab w:val="left" w:pos="720"/>
        </w:tabs>
        <w:ind w:left="720"/>
        <w:jc w:val="both"/>
        <w:rPr>
          <w:rFonts w:cs="Calibri"/>
          <w:u w:val="single"/>
        </w:rPr>
      </w:pPr>
    </w:p>
    <w:p w14:paraId="480F39C3" w14:textId="77777777" w:rsidR="004A7687" w:rsidRDefault="004A7687" w:rsidP="004A7687">
      <w:pPr>
        <w:tabs>
          <w:tab w:val="left" w:pos="720"/>
        </w:tabs>
        <w:ind w:left="720"/>
        <w:jc w:val="both"/>
        <w:rPr>
          <w:rFonts w:cs="Calibri"/>
        </w:rPr>
      </w:pPr>
    </w:p>
    <w:p w14:paraId="0B27C0A4" w14:textId="77777777" w:rsidR="004A7687" w:rsidRDefault="004A7687" w:rsidP="004A7687">
      <w:pPr>
        <w:numPr>
          <w:ilvl w:val="0"/>
          <w:numId w:val="9"/>
        </w:numPr>
        <w:tabs>
          <w:tab w:val="left" w:pos="990"/>
        </w:tabs>
        <w:spacing w:after="0" w:line="240" w:lineRule="auto"/>
        <w:jc w:val="both"/>
        <w:rPr>
          <w:rFonts w:cs="Calibri"/>
          <w:b/>
          <w:bCs/>
        </w:rPr>
      </w:pPr>
      <w:r>
        <w:rPr>
          <w:rFonts w:cs="Calibri"/>
          <w:b/>
          <w:bCs/>
        </w:rPr>
        <w:t>PURPOSE</w:t>
      </w:r>
    </w:p>
    <w:p w14:paraId="0F16130C" w14:textId="77777777" w:rsidR="004A7687" w:rsidRDefault="004A7687" w:rsidP="004A7687">
      <w:pPr>
        <w:tabs>
          <w:tab w:val="left" w:pos="1080"/>
        </w:tabs>
        <w:ind w:left="1080"/>
        <w:jc w:val="both"/>
        <w:rPr>
          <w:rFonts w:cs="Calibri"/>
        </w:rPr>
      </w:pPr>
      <w:r>
        <w:rPr>
          <w:rFonts w:cs="Calibri"/>
        </w:rPr>
        <w:tab/>
      </w:r>
    </w:p>
    <w:p w14:paraId="5CE56110" w14:textId="77777777" w:rsidR="004A7687" w:rsidRDefault="004A7687" w:rsidP="004A7687">
      <w:pPr>
        <w:tabs>
          <w:tab w:val="left" w:pos="1080"/>
        </w:tabs>
        <w:ind w:left="1080"/>
        <w:jc w:val="both"/>
        <w:rPr>
          <w:rFonts w:cs="Calibri"/>
        </w:rPr>
      </w:pPr>
      <w:r>
        <w:rPr>
          <w:rFonts w:cs="Calibri"/>
        </w:rPr>
        <w:t>This policy governs the rules, guidance and procedures for the use of Fuel Fleet Cards and appropriate disciplinary actions for the misuse thereof.</w:t>
      </w:r>
    </w:p>
    <w:p w14:paraId="66C99B5F" w14:textId="77777777" w:rsidR="004A7687" w:rsidRDefault="004A7687" w:rsidP="004A7687">
      <w:pPr>
        <w:tabs>
          <w:tab w:val="left" w:pos="720"/>
        </w:tabs>
        <w:jc w:val="both"/>
        <w:rPr>
          <w:rFonts w:cs="Calibri"/>
        </w:rPr>
      </w:pPr>
      <w:r>
        <w:rPr>
          <w:rFonts w:cs="Calibri"/>
        </w:rPr>
        <w:tab/>
      </w:r>
    </w:p>
    <w:p w14:paraId="5F5A6F51" w14:textId="77777777" w:rsidR="004A7687" w:rsidRDefault="004A7687" w:rsidP="004A7687">
      <w:pPr>
        <w:numPr>
          <w:ilvl w:val="0"/>
          <w:numId w:val="9"/>
        </w:numPr>
        <w:tabs>
          <w:tab w:val="left" w:pos="720"/>
        </w:tabs>
        <w:spacing w:after="0" w:line="240" w:lineRule="auto"/>
        <w:jc w:val="both"/>
        <w:rPr>
          <w:rFonts w:cs="Calibri"/>
          <w:b/>
          <w:bCs/>
        </w:rPr>
      </w:pPr>
      <w:r>
        <w:rPr>
          <w:rFonts w:cs="Calibri"/>
          <w:b/>
          <w:bCs/>
        </w:rPr>
        <w:t xml:space="preserve">    INTRODUCTION</w:t>
      </w:r>
    </w:p>
    <w:p w14:paraId="2B6D4E2B" w14:textId="77777777" w:rsidR="004A7687" w:rsidRDefault="004A7687" w:rsidP="004A7687">
      <w:pPr>
        <w:tabs>
          <w:tab w:val="left" w:pos="720"/>
        </w:tabs>
        <w:ind w:left="360"/>
        <w:jc w:val="both"/>
        <w:rPr>
          <w:rFonts w:cs="Calibri"/>
        </w:rPr>
      </w:pPr>
      <w:r>
        <w:rPr>
          <w:rFonts w:cs="Calibri"/>
        </w:rPr>
        <w:t xml:space="preserve">    </w:t>
      </w:r>
    </w:p>
    <w:p w14:paraId="1B5C9600" w14:textId="656BBB74" w:rsidR="004A7687" w:rsidRDefault="004A7687" w:rsidP="004A7687">
      <w:pPr>
        <w:tabs>
          <w:tab w:val="left" w:pos="720"/>
        </w:tabs>
        <w:ind w:left="1080"/>
        <w:jc w:val="both"/>
        <w:rPr>
          <w:rFonts w:cs="Calibri"/>
        </w:rPr>
      </w:pPr>
      <w:r>
        <w:rPr>
          <w:rFonts w:cs="Calibri"/>
        </w:rPr>
        <w:t xml:space="preserve"> The Fleet Card program offers authori</w:t>
      </w:r>
      <w:ins w:id="1" w:author="Allison Ammasai" w:date="2025-01-09T14:15:00Z" w16du:dateUtc="2025-01-09T12:15:00Z">
        <w:r w:rsidR="0073569D">
          <w:rPr>
            <w:rFonts w:cs="Calibri"/>
          </w:rPr>
          <w:t>z</w:t>
        </w:r>
      </w:ins>
      <w:del w:id="2" w:author="Allison Ammasai" w:date="2025-01-09T14:15:00Z" w16du:dateUtc="2025-01-09T12:15:00Z">
        <w:r w:rsidDel="0073569D">
          <w:rPr>
            <w:rFonts w:cs="Calibri"/>
          </w:rPr>
          <w:delText>s</w:delText>
        </w:r>
      </w:del>
      <w:r>
        <w:rPr>
          <w:rFonts w:cs="Calibri"/>
        </w:rPr>
        <w:t>ed users for the purchase of fuel, related items and services approved by</w:t>
      </w:r>
      <w:del w:id="3" w:author="Allison Ammasai" w:date="2025-01-09T14:15:00Z" w16du:dateUtc="2025-01-09T12:15:00Z">
        <w:r w:rsidDel="00510C61">
          <w:rPr>
            <w:rFonts w:cs="Calibri"/>
          </w:rPr>
          <w:delText xml:space="preserve"> the</w:delText>
        </w:r>
      </w:del>
      <w:r>
        <w:rPr>
          <w:rFonts w:cs="Calibri"/>
        </w:rPr>
        <w:t xml:space="preserve"> management that are necessary for efficient </w:t>
      </w:r>
      <w:commentRangeStart w:id="4"/>
      <w:r>
        <w:rPr>
          <w:rFonts w:cs="Calibri"/>
        </w:rPr>
        <w:t xml:space="preserve">and cost-effective </w:t>
      </w:r>
      <w:commentRangeEnd w:id="4"/>
      <w:r>
        <w:rPr>
          <w:rStyle w:val="CommentReference"/>
          <w:lang w:eastAsia="en-GB"/>
        </w:rPr>
        <w:commentReference w:id="4"/>
      </w:r>
      <w:r>
        <w:rPr>
          <w:rFonts w:cs="Calibri"/>
        </w:rPr>
        <w:t xml:space="preserve">operation. </w:t>
      </w:r>
    </w:p>
    <w:p w14:paraId="49F33153" w14:textId="77777777" w:rsidR="004A7687" w:rsidRDefault="004A7687" w:rsidP="004A7687">
      <w:pPr>
        <w:tabs>
          <w:tab w:val="left" w:pos="720"/>
        </w:tabs>
        <w:ind w:left="1080"/>
        <w:jc w:val="both"/>
        <w:rPr>
          <w:rFonts w:cs="Calibri"/>
        </w:rPr>
      </w:pPr>
      <w:r>
        <w:rPr>
          <w:rFonts w:cs="Calibri"/>
        </w:rPr>
        <w:tab/>
      </w:r>
    </w:p>
    <w:p w14:paraId="11B82741" w14:textId="2D767575" w:rsidR="004A7687" w:rsidRDefault="004A7687" w:rsidP="004A7687">
      <w:pPr>
        <w:tabs>
          <w:tab w:val="left" w:pos="720"/>
        </w:tabs>
        <w:ind w:left="1080"/>
        <w:jc w:val="both"/>
        <w:rPr>
          <w:rFonts w:cs="Calibri"/>
        </w:rPr>
      </w:pPr>
      <w:r>
        <w:rPr>
          <w:rFonts w:cs="Calibri"/>
        </w:rPr>
        <w:t>It also includes a reporting function that helps track vehicle usage and costs. The Accounting Department collects and utili</w:t>
      </w:r>
      <w:ins w:id="5" w:author="Allison Ammasai" w:date="2025-01-09T14:15:00Z" w16du:dateUtc="2025-01-09T12:15:00Z">
        <w:r w:rsidR="0073569D">
          <w:rPr>
            <w:rFonts w:cs="Calibri"/>
          </w:rPr>
          <w:t>z</w:t>
        </w:r>
      </w:ins>
      <w:del w:id="6" w:author="Allison Ammasai" w:date="2025-01-09T14:15:00Z" w16du:dateUtc="2025-01-09T12:15:00Z">
        <w:r w:rsidDel="0073569D">
          <w:rPr>
            <w:rFonts w:cs="Calibri"/>
          </w:rPr>
          <w:delText>s</w:delText>
        </w:r>
      </w:del>
      <w:r>
        <w:rPr>
          <w:rFonts w:cs="Calibri"/>
        </w:rPr>
        <w:t>es this information in order to ensure the effective and efficient utili</w:t>
      </w:r>
      <w:ins w:id="7" w:author="Allison Ammasai" w:date="2025-01-09T14:15:00Z" w16du:dateUtc="2025-01-09T12:15:00Z">
        <w:r w:rsidR="0073569D">
          <w:rPr>
            <w:rFonts w:cs="Calibri"/>
          </w:rPr>
          <w:t>z</w:t>
        </w:r>
      </w:ins>
      <w:del w:id="8" w:author="Allison Ammasai" w:date="2025-01-09T14:15:00Z" w16du:dateUtc="2025-01-09T12:15:00Z">
        <w:r w:rsidDel="0073569D">
          <w:rPr>
            <w:rFonts w:cs="Calibri"/>
          </w:rPr>
          <w:delText>s</w:delText>
        </w:r>
      </w:del>
      <w:r>
        <w:rPr>
          <w:rFonts w:cs="Calibri"/>
        </w:rPr>
        <w:t xml:space="preserve">ation of company vehicles. </w:t>
      </w:r>
    </w:p>
    <w:p w14:paraId="60C6A3E1" w14:textId="77777777" w:rsidR="004A7687" w:rsidRDefault="004A7687" w:rsidP="004A7687">
      <w:pPr>
        <w:tabs>
          <w:tab w:val="left" w:pos="720"/>
        </w:tabs>
        <w:ind w:left="1080" w:hanging="720"/>
        <w:jc w:val="both"/>
        <w:rPr>
          <w:rFonts w:cs="Calibri"/>
        </w:rPr>
      </w:pPr>
    </w:p>
    <w:p w14:paraId="3F89E294" w14:textId="77777777" w:rsidR="004A7687" w:rsidRDefault="004A7687" w:rsidP="004A7687">
      <w:pPr>
        <w:numPr>
          <w:ilvl w:val="0"/>
          <w:numId w:val="9"/>
        </w:numPr>
        <w:tabs>
          <w:tab w:val="left" w:pos="720"/>
        </w:tabs>
        <w:spacing w:after="0" w:line="240" w:lineRule="auto"/>
        <w:jc w:val="both"/>
        <w:rPr>
          <w:rFonts w:cs="Calibri"/>
          <w:b/>
          <w:bCs/>
        </w:rPr>
      </w:pPr>
      <w:r>
        <w:rPr>
          <w:rFonts w:cs="Calibri"/>
        </w:rPr>
        <w:t xml:space="preserve">    </w:t>
      </w:r>
      <w:r>
        <w:rPr>
          <w:rFonts w:cs="Calibri"/>
          <w:b/>
          <w:bCs/>
        </w:rPr>
        <w:t>FLEET CARD POLICY</w:t>
      </w:r>
    </w:p>
    <w:p w14:paraId="27C61A90" w14:textId="77777777" w:rsidR="004A7687" w:rsidRDefault="004A7687" w:rsidP="004A7687">
      <w:pPr>
        <w:tabs>
          <w:tab w:val="left" w:pos="720"/>
        </w:tabs>
        <w:ind w:left="1080"/>
        <w:jc w:val="both"/>
        <w:rPr>
          <w:rFonts w:cs="Calibri"/>
        </w:rPr>
      </w:pPr>
    </w:p>
    <w:p w14:paraId="75F5D522"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Acceptable Card Uses</w:t>
      </w:r>
    </w:p>
    <w:p w14:paraId="72FE7CD9" w14:textId="77777777" w:rsidR="004A7687" w:rsidRDefault="004A7687" w:rsidP="004A7687">
      <w:pPr>
        <w:tabs>
          <w:tab w:val="left" w:pos="720"/>
        </w:tabs>
        <w:ind w:left="1440"/>
        <w:jc w:val="both"/>
        <w:rPr>
          <w:rFonts w:cs="Calibri"/>
        </w:rPr>
      </w:pPr>
    </w:p>
    <w:p w14:paraId="280888A5" w14:textId="77777777" w:rsidR="004A7687" w:rsidRDefault="004A7687" w:rsidP="004A7687">
      <w:pPr>
        <w:tabs>
          <w:tab w:val="left" w:pos="720"/>
        </w:tabs>
        <w:ind w:left="1080"/>
        <w:jc w:val="both"/>
        <w:rPr>
          <w:rFonts w:cs="Calibri"/>
        </w:rPr>
      </w:pPr>
      <w:r>
        <w:rPr>
          <w:rFonts w:cs="Calibri"/>
        </w:rPr>
        <w:t xml:space="preserve">Fleet Cards shall facilitate the payment of the following at authorised fleet petrol station and service centres. </w:t>
      </w:r>
    </w:p>
    <w:p w14:paraId="6A6EE680" w14:textId="77777777" w:rsidR="004A7687" w:rsidRDefault="004A7687" w:rsidP="004A7687">
      <w:pPr>
        <w:tabs>
          <w:tab w:val="left" w:pos="720"/>
        </w:tabs>
        <w:ind w:left="1080"/>
        <w:jc w:val="both"/>
        <w:rPr>
          <w:rFonts w:cs="Calibri"/>
        </w:rPr>
      </w:pPr>
    </w:p>
    <w:p w14:paraId="3B8D9E0F" w14:textId="77777777" w:rsidR="004A7687" w:rsidRDefault="004A7687" w:rsidP="004A7687">
      <w:pPr>
        <w:numPr>
          <w:ilvl w:val="0"/>
          <w:numId w:val="11"/>
        </w:numPr>
        <w:tabs>
          <w:tab w:val="left" w:pos="720"/>
        </w:tabs>
        <w:spacing w:after="0" w:line="240" w:lineRule="auto"/>
        <w:jc w:val="both"/>
        <w:rPr>
          <w:rFonts w:cs="Calibri"/>
        </w:rPr>
      </w:pPr>
      <w:r>
        <w:rPr>
          <w:rFonts w:cs="Calibri"/>
        </w:rPr>
        <w:t>Petrol or diesel</w:t>
      </w:r>
    </w:p>
    <w:p w14:paraId="42F56BF5" w14:textId="77777777" w:rsidR="004A7687" w:rsidRDefault="004A7687" w:rsidP="004A7687">
      <w:pPr>
        <w:numPr>
          <w:ilvl w:val="0"/>
          <w:numId w:val="11"/>
        </w:numPr>
        <w:tabs>
          <w:tab w:val="left" w:pos="720"/>
        </w:tabs>
        <w:spacing w:after="0" w:line="240" w:lineRule="auto"/>
        <w:jc w:val="both"/>
        <w:rPr>
          <w:rFonts w:cs="Calibri"/>
        </w:rPr>
      </w:pPr>
      <w:r>
        <w:rPr>
          <w:rFonts w:cs="Calibri"/>
        </w:rPr>
        <w:t>Oil if necessary (for company vehicles)</w:t>
      </w:r>
    </w:p>
    <w:p w14:paraId="5C3B6CEB" w14:textId="77777777" w:rsidR="004A7687" w:rsidRDefault="004A7687" w:rsidP="004A7687">
      <w:pPr>
        <w:tabs>
          <w:tab w:val="left" w:pos="720"/>
        </w:tabs>
        <w:ind w:left="1440"/>
        <w:jc w:val="both"/>
        <w:rPr>
          <w:rFonts w:cs="Calibri"/>
        </w:rPr>
      </w:pPr>
    </w:p>
    <w:p w14:paraId="6ECE682F" w14:textId="77777777" w:rsidR="004A7687" w:rsidRDefault="004A7687" w:rsidP="004A7687">
      <w:pPr>
        <w:tabs>
          <w:tab w:val="left" w:pos="720"/>
        </w:tabs>
        <w:ind w:left="720" w:hanging="360"/>
        <w:jc w:val="both"/>
        <w:rPr>
          <w:rFonts w:cs="Calibri"/>
        </w:rPr>
      </w:pPr>
    </w:p>
    <w:p w14:paraId="7F7FB3BA"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lastRenderedPageBreak/>
        <w:t>Procedures</w:t>
      </w:r>
    </w:p>
    <w:p w14:paraId="611EF30F" w14:textId="77777777" w:rsidR="004A7687" w:rsidRDefault="004A7687" w:rsidP="004A7687">
      <w:pPr>
        <w:tabs>
          <w:tab w:val="left" w:pos="720"/>
        </w:tabs>
        <w:ind w:left="1080"/>
        <w:jc w:val="both"/>
        <w:rPr>
          <w:rFonts w:cs="Calibri"/>
        </w:rPr>
      </w:pPr>
    </w:p>
    <w:p w14:paraId="7B5F7677" w14:textId="77777777" w:rsidR="004A7687" w:rsidRDefault="004A7687" w:rsidP="004A7687">
      <w:pPr>
        <w:tabs>
          <w:tab w:val="left" w:pos="720"/>
        </w:tabs>
        <w:jc w:val="both"/>
        <w:rPr>
          <w:rFonts w:cs="Calibri"/>
        </w:rPr>
      </w:pPr>
      <w:r>
        <w:rPr>
          <w:rFonts w:cs="Calibri"/>
        </w:rPr>
        <w:tab/>
        <w:t xml:space="preserve">           The following procedures are required and will be adhered to when using the card.</w:t>
      </w:r>
    </w:p>
    <w:p w14:paraId="1850A247" w14:textId="77777777" w:rsidR="004A7687" w:rsidRDefault="004A7687" w:rsidP="004A7687">
      <w:pPr>
        <w:tabs>
          <w:tab w:val="left" w:pos="720"/>
        </w:tabs>
        <w:jc w:val="both"/>
        <w:rPr>
          <w:rFonts w:cs="Calibri"/>
        </w:rPr>
      </w:pPr>
    </w:p>
    <w:p w14:paraId="686E38C2" w14:textId="77777777" w:rsidR="004A7687" w:rsidRDefault="004A7687" w:rsidP="004A7687">
      <w:pPr>
        <w:numPr>
          <w:ilvl w:val="0"/>
          <w:numId w:val="12"/>
        </w:numPr>
        <w:spacing w:after="0" w:line="240" w:lineRule="auto"/>
        <w:jc w:val="both"/>
        <w:rPr>
          <w:rFonts w:cs="Calibri"/>
        </w:rPr>
      </w:pPr>
      <w:r>
        <w:rPr>
          <w:rFonts w:cs="Calibri"/>
        </w:rPr>
        <w:t>The employee contract must be signed which stipulates that “Employees are required to comply with the Employer’s Disciplinary Code and Procedure and Grievance Procedure, as well as all other rules, policies and procedures that may be introduced from time to time. Copies of these documents are available on request.”</w:t>
      </w:r>
    </w:p>
    <w:p w14:paraId="678468CE" w14:textId="77777777" w:rsidR="004A7687" w:rsidRDefault="004A7687" w:rsidP="004A7687">
      <w:pPr>
        <w:tabs>
          <w:tab w:val="left" w:pos="720"/>
        </w:tabs>
        <w:jc w:val="both"/>
        <w:rPr>
          <w:rFonts w:cs="Calibri"/>
        </w:rPr>
      </w:pPr>
    </w:p>
    <w:p w14:paraId="5DB58A1D" w14:textId="77777777" w:rsidR="004A7687" w:rsidRDefault="004A7687" w:rsidP="004A7687">
      <w:pPr>
        <w:numPr>
          <w:ilvl w:val="0"/>
          <w:numId w:val="12"/>
        </w:numPr>
        <w:tabs>
          <w:tab w:val="left" w:pos="720"/>
        </w:tabs>
        <w:spacing w:after="0" w:line="240" w:lineRule="auto"/>
        <w:jc w:val="both"/>
        <w:rPr>
          <w:rFonts w:cs="Calibri"/>
        </w:rPr>
      </w:pPr>
      <w:r>
        <w:rPr>
          <w:rFonts w:cs="Calibri"/>
        </w:rPr>
        <w:t>If a case of emergency arises requiring the employee to use the card for purchase of fuel for non-operation transactions, the employee shall contact their line manager, or the managing director and the latter shall also notify the Accounting Department. The employee is not to use the card until such request has been authorised.</w:t>
      </w:r>
    </w:p>
    <w:p w14:paraId="18806E3A" w14:textId="77777777" w:rsidR="004A7687" w:rsidRDefault="004A7687" w:rsidP="004A7687">
      <w:pPr>
        <w:tabs>
          <w:tab w:val="left" w:pos="720"/>
        </w:tabs>
        <w:jc w:val="both"/>
        <w:rPr>
          <w:rFonts w:cs="Calibri"/>
        </w:rPr>
      </w:pPr>
    </w:p>
    <w:p w14:paraId="12116BEF"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Purchase of fuel shall be bound on the limits and product/services restriction assigned to each fleet card by </w:t>
      </w:r>
      <w:del w:id="9" w:author="Allison Ammasai" w:date="2025-01-09T14:21:00Z" w16du:dateUtc="2025-01-09T12:21:00Z">
        <w:r w:rsidDel="00717C12">
          <w:rPr>
            <w:rFonts w:cs="Calibri"/>
          </w:rPr>
          <w:delText>the</w:delText>
        </w:r>
      </w:del>
      <w:r>
        <w:rPr>
          <w:rFonts w:cs="Calibri"/>
        </w:rPr>
        <w:t xml:space="preserve"> management. </w:t>
      </w:r>
    </w:p>
    <w:p w14:paraId="41666087" w14:textId="77777777" w:rsidR="004A7687" w:rsidRDefault="004A7687" w:rsidP="004A7687">
      <w:pPr>
        <w:tabs>
          <w:tab w:val="left" w:pos="720"/>
        </w:tabs>
        <w:jc w:val="both"/>
        <w:rPr>
          <w:rFonts w:cs="Calibri"/>
        </w:rPr>
      </w:pPr>
    </w:p>
    <w:p w14:paraId="0F91F76F" w14:textId="77777777" w:rsidR="004A7687" w:rsidRDefault="004A7687" w:rsidP="004A7687">
      <w:pPr>
        <w:numPr>
          <w:ilvl w:val="0"/>
          <w:numId w:val="12"/>
        </w:numPr>
        <w:tabs>
          <w:tab w:val="left" w:pos="720"/>
        </w:tabs>
        <w:spacing w:after="0" w:line="240" w:lineRule="auto"/>
        <w:jc w:val="both"/>
        <w:rPr>
          <w:rFonts w:cs="Calibri"/>
        </w:rPr>
      </w:pPr>
      <w:r>
        <w:rPr>
          <w:rFonts w:cs="Calibri"/>
        </w:rPr>
        <w:t>When using the card at a petrol station, the employee shall:</w:t>
      </w:r>
    </w:p>
    <w:p w14:paraId="6DCE0F60" w14:textId="77777777" w:rsidR="004A7687" w:rsidRDefault="004A7687" w:rsidP="004A7687">
      <w:pPr>
        <w:numPr>
          <w:ilvl w:val="0"/>
          <w:numId w:val="13"/>
        </w:numPr>
        <w:tabs>
          <w:tab w:val="left" w:pos="720"/>
        </w:tabs>
        <w:spacing w:after="0" w:line="240" w:lineRule="auto"/>
        <w:jc w:val="both"/>
        <w:rPr>
          <w:rFonts w:cs="Calibri"/>
        </w:rPr>
      </w:pPr>
      <w:r>
        <w:rPr>
          <w:rFonts w:cs="Calibri"/>
        </w:rPr>
        <w:t>Request a transaction slip</w:t>
      </w:r>
    </w:p>
    <w:p w14:paraId="1530BC9B" w14:textId="77777777" w:rsidR="004A7687" w:rsidRDefault="004A7687" w:rsidP="004A7687">
      <w:pPr>
        <w:numPr>
          <w:ilvl w:val="0"/>
          <w:numId w:val="13"/>
        </w:numPr>
        <w:tabs>
          <w:tab w:val="left" w:pos="720"/>
        </w:tabs>
        <w:spacing w:after="0" w:line="240" w:lineRule="auto"/>
        <w:jc w:val="both"/>
        <w:rPr>
          <w:rFonts w:cs="Calibri"/>
        </w:rPr>
      </w:pPr>
      <w:r>
        <w:rPr>
          <w:rFonts w:cs="Calibri"/>
        </w:rPr>
        <w:t>Sign and write the card user’s name on the transaction slip</w:t>
      </w:r>
    </w:p>
    <w:p w14:paraId="09C03AFD" w14:textId="77777777" w:rsidR="004A7687" w:rsidRDefault="004A7687" w:rsidP="004A7687">
      <w:pPr>
        <w:numPr>
          <w:ilvl w:val="0"/>
          <w:numId w:val="13"/>
        </w:numPr>
        <w:tabs>
          <w:tab w:val="left" w:pos="720"/>
        </w:tabs>
        <w:spacing w:after="0" w:line="240" w:lineRule="auto"/>
        <w:jc w:val="both"/>
        <w:rPr>
          <w:rFonts w:cs="Calibri"/>
        </w:rPr>
      </w:pPr>
      <w:r>
        <w:rPr>
          <w:rFonts w:cs="Calibri"/>
        </w:rPr>
        <w:t>Employee’s signature on the transaction slip shall mean that the information indicated thereto is true and correct.</w:t>
      </w:r>
    </w:p>
    <w:p w14:paraId="2EA3A3A0" w14:textId="60F03626" w:rsidR="004A7687" w:rsidRDefault="004A7687" w:rsidP="004A7687">
      <w:pPr>
        <w:numPr>
          <w:ilvl w:val="0"/>
          <w:numId w:val="13"/>
        </w:numPr>
        <w:tabs>
          <w:tab w:val="left" w:pos="720"/>
        </w:tabs>
        <w:spacing w:after="0" w:line="240" w:lineRule="auto"/>
        <w:jc w:val="both"/>
        <w:rPr>
          <w:rFonts w:cs="Calibri"/>
        </w:rPr>
      </w:pPr>
      <w:r>
        <w:rPr>
          <w:rFonts w:cs="Calibri"/>
        </w:rPr>
        <w:t xml:space="preserve">Submit the transaction slip/ receipt onto </w:t>
      </w:r>
      <w:proofErr w:type="spellStart"/>
      <w:ins w:id="10" w:author="Allison Ammasai" w:date="2025-01-09T14:22:00Z" w16du:dateUtc="2025-01-09T12:22:00Z">
        <w:r w:rsidR="00045A93">
          <w:rPr>
            <w:rFonts w:cs="Calibri"/>
          </w:rPr>
          <w:t>DEXT</w:t>
        </w:r>
      </w:ins>
      <w:del w:id="11" w:author="Allison Ammasai" w:date="2025-01-09T14:22:00Z" w16du:dateUtc="2025-01-09T12:22:00Z">
        <w:r w:rsidDel="00045A93">
          <w:rPr>
            <w:rFonts w:cs="Calibri"/>
          </w:rPr>
          <w:delText xml:space="preserve">receipt </w:delText>
        </w:r>
        <w:commentRangeStart w:id="12"/>
        <w:r w:rsidDel="00045A93">
          <w:rPr>
            <w:rFonts w:cs="Calibri"/>
          </w:rPr>
          <w:delText>bank</w:delText>
        </w:r>
      </w:del>
      <w:commentRangeEnd w:id="12"/>
      <w:r w:rsidR="00080246">
        <w:rPr>
          <w:rStyle w:val="CommentReference"/>
          <w:rFonts w:ascii="Times New Roman" w:hAnsi="Times New Roman" w:cs="Times New Roman"/>
          <w:lang w:eastAsia="en-GB"/>
        </w:rPr>
        <w:commentReference w:id="12"/>
      </w:r>
      <w:del w:id="13" w:author="Allison Ammasai" w:date="2025-01-09T14:22:00Z" w16du:dateUtc="2025-01-09T12:22:00Z">
        <w:r w:rsidDel="00045A93">
          <w:rPr>
            <w:rFonts w:cs="Calibri"/>
          </w:rPr>
          <w:delText xml:space="preserve"> </w:delText>
        </w:r>
      </w:del>
      <w:r>
        <w:rPr>
          <w:rFonts w:cs="Calibri"/>
        </w:rPr>
        <w:t>while</w:t>
      </w:r>
      <w:proofErr w:type="spellEnd"/>
      <w:r>
        <w:rPr>
          <w:rFonts w:cs="Calibri"/>
        </w:rPr>
        <w:t xml:space="preserve"> parked at the service centre.</w:t>
      </w:r>
    </w:p>
    <w:p w14:paraId="56C8EEF1" w14:textId="22442A1D" w:rsidR="004A7687" w:rsidRDefault="004A7687" w:rsidP="004A7687">
      <w:pPr>
        <w:numPr>
          <w:ilvl w:val="0"/>
          <w:numId w:val="13"/>
        </w:numPr>
        <w:tabs>
          <w:tab w:val="left" w:pos="720"/>
        </w:tabs>
        <w:spacing w:after="0" w:line="240" w:lineRule="auto"/>
        <w:jc w:val="both"/>
        <w:rPr>
          <w:rFonts w:cs="Calibri"/>
        </w:rPr>
      </w:pPr>
      <w:r>
        <w:rPr>
          <w:rFonts w:cs="Calibri"/>
        </w:rPr>
        <w:t xml:space="preserve">Should the employees </w:t>
      </w:r>
      <w:proofErr w:type="spellStart"/>
      <w:ins w:id="14" w:author="Allison Ammasai" w:date="2025-01-09T14:22:00Z" w16du:dateUtc="2025-01-09T12:22:00Z">
        <w:r w:rsidR="009510FC">
          <w:rPr>
            <w:rFonts w:cs="Calibri"/>
          </w:rPr>
          <w:t>DEXT</w:t>
        </w:r>
      </w:ins>
      <w:del w:id="15" w:author="Allison Ammasai" w:date="2025-01-09T14:22:00Z" w16du:dateUtc="2025-01-09T12:22:00Z">
        <w:r w:rsidDel="009510FC">
          <w:rPr>
            <w:rFonts w:cs="Calibri"/>
          </w:rPr>
          <w:delText xml:space="preserve">Receipt bank </w:delText>
        </w:r>
      </w:del>
      <w:r>
        <w:rPr>
          <w:rFonts w:cs="Calibri"/>
        </w:rPr>
        <w:t>application</w:t>
      </w:r>
      <w:proofErr w:type="spellEnd"/>
      <w:r>
        <w:rPr>
          <w:rFonts w:cs="Calibri"/>
        </w:rPr>
        <w:t xml:space="preserve"> not be working for whatever valid reason, the employee is responsible to send a photo of the receipt via email to the finance </w:t>
      </w:r>
      <w:commentRangeStart w:id="16"/>
      <w:r>
        <w:rPr>
          <w:rFonts w:cs="Calibri"/>
        </w:rPr>
        <w:t xml:space="preserve">department. </w:t>
      </w:r>
      <w:commentRangeEnd w:id="16"/>
      <w:r>
        <w:rPr>
          <w:rStyle w:val="CommentReference"/>
          <w:lang w:eastAsia="en-GB"/>
        </w:rPr>
        <w:commentReference w:id="16"/>
      </w:r>
    </w:p>
    <w:p w14:paraId="758367C4" w14:textId="77777777" w:rsidR="004A7687" w:rsidRDefault="004A7687" w:rsidP="004A7687">
      <w:pPr>
        <w:tabs>
          <w:tab w:val="left" w:pos="720"/>
        </w:tabs>
        <w:ind w:left="1800"/>
        <w:jc w:val="both"/>
        <w:rPr>
          <w:rFonts w:cs="Calibri"/>
        </w:rPr>
      </w:pPr>
    </w:p>
    <w:p w14:paraId="4D30D0B3"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an employee loses a transaction slip, the finance department should be notified within 48 hours of the happening. There may be cost implications for the employee if the fuel/ money is not accounted for. </w:t>
      </w:r>
    </w:p>
    <w:p w14:paraId="64C33EAA" w14:textId="77777777" w:rsidR="004A7687" w:rsidRDefault="004A7687" w:rsidP="004A7687">
      <w:pPr>
        <w:tabs>
          <w:tab w:val="left" w:pos="720"/>
        </w:tabs>
        <w:ind w:left="1440"/>
        <w:jc w:val="both"/>
        <w:rPr>
          <w:rFonts w:cs="Calibri"/>
        </w:rPr>
      </w:pPr>
    </w:p>
    <w:p w14:paraId="3147DF38"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Once a month, the card statement will be reconciled by the accounts department. </w:t>
      </w:r>
    </w:p>
    <w:p w14:paraId="2D4B2A8E" w14:textId="77777777" w:rsidR="004A7687" w:rsidRDefault="004A7687" w:rsidP="004A7687">
      <w:pPr>
        <w:tabs>
          <w:tab w:val="left" w:pos="720"/>
        </w:tabs>
        <w:jc w:val="both"/>
        <w:rPr>
          <w:rFonts w:cs="Calibri"/>
        </w:rPr>
      </w:pPr>
    </w:p>
    <w:p w14:paraId="37AC60CE" w14:textId="77777777" w:rsidR="004A7687" w:rsidRDefault="004A7687" w:rsidP="004A7687">
      <w:pPr>
        <w:numPr>
          <w:ilvl w:val="0"/>
          <w:numId w:val="12"/>
        </w:numPr>
        <w:tabs>
          <w:tab w:val="left" w:pos="720"/>
        </w:tabs>
        <w:spacing w:after="0" w:line="240" w:lineRule="auto"/>
        <w:jc w:val="both"/>
        <w:rPr>
          <w:rFonts w:cs="Calibri"/>
        </w:rPr>
      </w:pPr>
      <w:r>
        <w:rPr>
          <w:rFonts w:cs="Calibri"/>
        </w:rPr>
        <w:t xml:space="preserve">If the statement is not reconciled, the authorised accounting personnel shall notify the responsible authorising department or employee for resolution or explanation for discrepancies. If not reconciled internally and a suspicion of fraud is seen, the authorised accounting personnel shall notify the managing director. </w:t>
      </w:r>
    </w:p>
    <w:p w14:paraId="6B0A82CB" w14:textId="77777777" w:rsidR="004A7687" w:rsidRDefault="004A7687" w:rsidP="004A7687">
      <w:pPr>
        <w:tabs>
          <w:tab w:val="left" w:pos="720"/>
        </w:tabs>
        <w:jc w:val="both"/>
        <w:rPr>
          <w:rFonts w:cs="Calibri"/>
        </w:rPr>
      </w:pPr>
    </w:p>
    <w:p w14:paraId="0D489C49" w14:textId="77777777" w:rsidR="004A7687" w:rsidRDefault="004A7687" w:rsidP="004A7687">
      <w:pPr>
        <w:numPr>
          <w:ilvl w:val="0"/>
          <w:numId w:val="12"/>
        </w:numPr>
        <w:tabs>
          <w:tab w:val="left" w:pos="720"/>
        </w:tabs>
        <w:spacing w:after="0" w:line="240" w:lineRule="auto"/>
        <w:jc w:val="both"/>
        <w:rPr>
          <w:rFonts w:cs="Calibri"/>
        </w:rPr>
      </w:pPr>
      <w:r>
        <w:rPr>
          <w:rFonts w:cs="Calibri"/>
        </w:rPr>
        <w:t>The card is never to be used for personal purchases unless authorised by</w:t>
      </w:r>
      <w:del w:id="17" w:author="Allison Ammasai" w:date="2025-01-09T14:23:00Z" w16du:dateUtc="2025-01-09T12:23:00Z">
        <w:r w:rsidDel="00123BB1">
          <w:rPr>
            <w:rFonts w:cs="Calibri"/>
          </w:rPr>
          <w:delText xml:space="preserve"> the</w:delText>
        </w:r>
      </w:del>
      <w:r>
        <w:rPr>
          <w:rFonts w:cs="Calibri"/>
        </w:rPr>
        <w:t xml:space="preserve"> management.</w:t>
      </w:r>
    </w:p>
    <w:p w14:paraId="35A05DC8" w14:textId="77777777" w:rsidR="004A7687" w:rsidRDefault="004A7687" w:rsidP="004A7687">
      <w:pPr>
        <w:tabs>
          <w:tab w:val="left" w:pos="720"/>
        </w:tabs>
        <w:jc w:val="both"/>
        <w:rPr>
          <w:rFonts w:cs="Calibri"/>
        </w:rPr>
      </w:pPr>
    </w:p>
    <w:p w14:paraId="643AA383" w14:textId="77777777" w:rsidR="004A7687" w:rsidRDefault="004A7687" w:rsidP="004A7687">
      <w:pPr>
        <w:numPr>
          <w:ilvl w:val="0"/>
          <w:numId w:val="12"/>
        </w:numPr>
        <w:tabs>
          <w:tab w:val="left" w:pos="720"/>
        </w:tabs>
        <w:spacing w:after="0" w:line="240" w:lineRule="auto"/>
        <w:jc w:val="both"/>
        <w:rPr>
          <w:rFonts w:cs="Calibri"/>
        </w:rPr>
      </w:pPr>
      <w:r>
        <w:rPr>
          <w:rFonts w:cs="Calibri"/>
        </w:rPr>
        <w:lastRenderedPageBreak/>
        <w:t xml:space="preserve">The </w:t>
      </w:r>
      <w:commentRangeStart w:id="18"/>
      <w:r>
        <w:rPr>
          <w:rFonts w:cs="Calibri"/>
        </w:rPr>
        <w:t>management team, may, at their discretion terminate the privileges at any time due to misuse, abuse, etc.</w:t>
      </w:r>
      <w:commentRangeEnd w:id="18"/>
      <w:r>
        <w:rPr>
          <w:rStyle w:val="CommentReference"/>
          <w:lang w:eastAsia="en-GB"/>
        </w:rPr>
        <w:commentReference w:id="18"/>
      </w:r>
    </w:p>
    <w:p w14:paraId="389FBAF9" w14:textId="77777777" w:rsidR="004A7687" w:rsidRDefault="004A7687" w:rsidP="004A7687">
      <w:pPr>
        <w:pStyle w:val="ListParagraph"/>
        <w:jc w:val="both"/>
        <w:rPr>
          <w:ins w:id="19" w:author="Allison Ammasai" w:date="2025-01-09T14:18:00Z" w16du:dateUtc="2025-01-09T12:18:00Z"/>
        </w:rPr>
      </w:pPr>
    </w:p>
    <w:p w14:paraId="5954A978" w14:textId="247ECFA2" w:rsidR="007B48D2" w:rsidRDefault="00E0176C">
      <w:pPr>
        <w:pStyle w:val="ListParagraph"/>
        <w:numPr>
          <w:ilvl w:val="0"/>
          <w:numId w:val="12"/>
        </w:numPr>
        <w:jc w:val="both"/>
        <w:rPr>
          <w:ins w:id="20" w:author="Allison Ammasai" w:date="2025-01-09T14:19:00Z" w16du:dateUtc="2025-01-09T12:19:00Z"/>
        </w:rPr>
        <w:pPrChange w:id="21" w:author="Allison Ammasai" w:date="2025-01-09T14:19:00Z" w16du:dateUtc="2025-01-09T12:19:00Z">
          <w:pPr>
            <w:pStyle w:val="ListParagraph"/>
            <w:jc w:val="both"/>
          </w:pPr>
        </w:pPrChange>
      </w:pPr>
      <w:ins w:id="22" w:author="Allison Ammasai" w:date="2025-01-09T14:19:00Z" w16du:dateUtc="2025-01-09T12:19:00Z">
        <w:r>
          <w:t xml:space="preserve">The employee undertakes to implement the use of the tracking </w:t>
        </w:r>
        <w:commentRangeStart w:id="23"/>
        <w:r>
          <w:t>device</w:t>
        </w:r>
      </w:ins>
      <w:commentRangeEnd w:id="23"/>
      <w:ins w:id="24" w:author="Allison Ammasai" w:date="2025-01-10T09:41:00Z" w16du:dateUtc="2025-01-10T07:41:00Z">
        <w:r w:rsidR="00080246">
          <w:rPr>
            <w:rStyle w:val="CommentReference"/>
            <w:rFonts w:ascii="Times New Roman" w:eastAsia="Times New Roman" w:hAnsi="Times New Roman" w:cs="Times New Roman"/>
            <w:lang w:eastAsia="en-GB"/>
          </w:rPr>
          <w:commentReference w:id="23"/>
        </w:r>
      </w:ins>
      <w:ins w:id="25" w:author="Allison Ammasai" w:date="2025-01-09T14:19:00Z" w16du:dateUtc="2025-01-09T12:19:00Z">
        <w:r>
          <w:t>. If this is not adhered to, the company shall not be liable for the provision of fuel allowance.</w:t>
        </w:r>
      </w:ins>
    </w:p>
    <w:p w14:paraId="6B8687F8" w14:textId="77777777" w:rsidR="00E0176C" w:rsidRDefault="00E0176C" w:rsidP="004A7687">
      <w:pPr>
        <w:pStyle w:val="ListParagraph"/>
        <w:jc w:val="both"/>
        <w:rPr>
          <w:ins w:id="26" w:author="Allison Ammasai" w:date="2025-01-09T14:19:00Z" w16du:dateUtc="2025-01-09T12:19:00Z"/>
        </w:rPr>
      </w:pPr>
    </w:p>
    <w:p w14:paraId="0A5BFA81" w14:textId="77777777" w:rsidR="00E0176C" w:rsidRDefault="00E0176C" w:rsidP="004A7687">
      <w:pPr>
        <w:pStyle w:val="ListParagraph"/>
        <w:jc w:val="both"/>
      </w:pPr>
    </w:p>
    <w:p w14:paraId="62D4A8E3"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rPr>
        <w:t xml:space="preserve">   </w:t>
      </w:r>
      <w:r>
        <w:rPr>
          <w:rFonts w:cs="Calibri"/>
          <w:i/>
          <w:u w:val="single"/>
        </w:rPr>
        <w:t>Cancellation and Replacement of Fleet Fuel Cards</w:t>
      </w:r>
    </w:p>
    <w:p w14:paraId="136002C8" w14:textId="77777777" w:rsidR="004A7687" w:rsidRDefault="004A7687" w:rsidP="004A7687">
      <w:pPr>
        <w:tabs>
          <w:tab w:val="left" w:pos="720"/>
        </w:tabs>
        <w:ind w:left="1080"/>
        <w:jc w:val="both"/>
        <w:rPr>
          <w:rFonts w:cs="Calibri"/>
          <w:i/>
          <w:u w:val="single"/>
        </w:rPr>
      </w:pPr>
    </w:p>
    <w:p w14:paraId="65575EDD" w14:textId="77777777" w:rsidR="004A7687" w:rsidRDefault="004A7687" w:rsidP="004A7687">
      <w:pPr>
        <w:tabs>
          <w:tab w:val="left" w:pos="720"/>
        </w:tabs>
        <w:ind w:left="1080"/>
        <w:jc w:val="both"/>
        <w:rPr>
          <w:rFonts w:cs="Calibri"/>
        </w:rPr>
      </w:pPr>
      <w:r>
        <w:rPr>
          <w:rFonts w:cs="Calibri"/>
        </w:rPr>
        <w:t>Users of the card shall immediately notify the Finance Department and their line manager in writing as well as telephonically in cases of damage or lost. The written notification shall include a reason to request for replacement, corresponding vehicle plate number, name and signature of the requestor and the authorised department administrator of the fleet card if applicable.</w:t>
      </w:r>
    </w:p>
    <w:p w14:paraId="63DF2491" w14:textId="77777777" w:rsidR="004A7687" w:rsidRDefault="004A7687" w:rsidP="004A7687">
      <w:pPr>
        <w:tabs>
          <w:tab w:val="left" w:pos="720"/>
        </w:tabs>
        <w:jc w:val="both"/>
        <w:rPr>
          <w:rFonts w:cs="Calibri"/>
        </w:rPr>
      </w:pPr>
      <w:r>
        <w:rPr>
          <w:rFonts w:cs="Calibri"/>
        </w:rPr>
        <w:tab/>
      </w:r>
    </w:p>
    <w:p w14:paraId="028AB82E" w14:textId="77777777" w:rsidR="004A7687" w:rsidRDefault="004A7687" w:rsidP="004A7687">
      <w:pPr>
        <w:tabs>
          <w:tab w:val="left" w:pos="720"/>
        </w:tabs>
        <w:ind w:left="1080" w:hanging="1080"/>
        <w:jc w:val="both"/>
        <w:rPr>
          <w:rFonts w:cs="Calibri"/>
        </w:rPr>
      </w:pPr>
      <w:r>
        <w:rPr>
          <w:rFonts w:cs="Calibri"/>
        </w:rPr>
        <w:tab/>
      </w:r>
      <w:r>
        <w:rPr>
          <w:rFonts w:cs="Calibri"/>
        </w:rPr>
        <w:tab/>
        <w:t xml:space="preserve">Authorised personnel shall request a replacement in writing to the fleet card provider noted by the Managing </w:t>
      </w:r>
      <w:commentRangeStart w:id="27"/>
      <w:r>
        <w:rPr>
          <w:rFonts w:cs="Calibri"/>
        </w:rPr>
        <w:t xml:space="preserve">Director/ Owner. </w:t>
      </w:r>
      <w:commentRangeEnd w:id="27"/>
      <w:r>
        <w:rPr>
          <w:rStyle w:val="CommentReference"/>
          <w:lang w:eastAsia="en-GB"/>
        </w:rPr>
        <w:commentReference w:id="27"/>
      </w:r>
    </w:p>
    <w:p w14:paraId="1EC86699" w14:textId="77777777" w:rsidR="004A7687" w:rsidRDefault="004A7687" w:rsidP="004A7687">
      <w:pPr>
        <w:tabs>
          <w:tab w:val="left" w:pos="720"/>
        </w:tabs>
        <w:ind w:left="1080" w:hanging="1080"/>
        <w:jc w:val="both"/>
        <w:rPr>
          <w:rFonts w:cs="Calibri"/>
        </w:rPr>
      </w:pPr>
    </w:p>
    <w:p w14:paraId="0914C3AB" w14:textId="77777777" w:rsidR="004A7687" w:rsidRDefault="004A7687" w:rsidP="004A7687">
      <w:pPr>
        <w:numPr>
          <w:ilvl w:val="0"/>
          <w:numId w:val="10"/>
        </w:numPr>
        <w:tabs>
          <w:tab w:val="left" w:pos="720"/>
        </w:tabs>
        <w:spacing w:after="0" w:line="240" w:lineRule="auto"/>
        <w:jc w:val="both"/>
        <w:rPr>
          <w:rFonts w:cs="Calibri"/>
          <w:i/>
          <w:u w:val="single"/>
        </w:rPr>
      </w:pPr>
      <w:r>
        <w:rPr>
          <w:rFonts w:cs="Calibri"/>
          <w:i/>
          <w:u w:val="single"/>
        </w:rPr>
        <w:t xml:space="preserve">Sanctions </w:t>
      </w:r>
    </w:p>
    <w:p w14:paraId="7CA3378E" w14:textId="77777777" w:rsidR="004A7687" w:rsidRDefault="004A7687" w:rsidP="004A7687">
      <w:pPr>
        <w:tabs>
          <w:tab w:val="left" w:pos="720"/>
        </w:tabs>
        <w:ind w:left="1440"/>
        <w:jc w:val="both"/>
        <w:rPr>
          <w:rFonts w:cs="Calibri"/>
          <w:i/>
          <w:u w:val="single"/>
        </w:rPr>
      </w:pPr>
    </w:p>
    <w:p w14:paraId="1C974AE2" w14:textId="77777777" w:rsidR="004A7687" w:rsidRDefault="004A7687" w:rsidP="004A7687">
      <w:pPr>
        <w:tabs>
          <w:tab w:val="left" w:pos="720"/>
        </w:tabs>
        <w:ind w:left="1080"/>
        <w:jc w:val="both"/>
        <w:rPr>
          <w:rFonts w:cs="Calibri"/>
        </w:rPr>
      </w:pPr>
      <w:r>
        <w:rPr>
          <w:rFonts w:cs="Calibri"/>
        </w:rPr>
        <w:t>Any misuse of the card will result in reasonable disciplinary actions that may include a combination of the following:</w:t>
      </w:r>
    </w:p>
    <w:p w14:paraId="73208329" w14:textId="77777777" w:rsidR="004A7687" w:rsidRDefault="004A7687" w:rsidP="004A7687">
      <w:pPr>
        <w:tabs>
          <w:tab w:val="left" w:pos="720"/>
        </w:tabs>
        <w:jc w:val="both"/>
        <w:rPr>
          <w:rFonts w:cs="Calibri"/>
        </w:rPr>
      </w:pPr>
    </w:p>
    <w:p w14:paraId="4154AB8A" w14:textId="77777777" w:rsidR="004A7687" w:rsidRDefault="004A7687" w:rsidP="004A7687">
      <w:pPr>
        <w:numPr>
          <w:ilvl w:val="0"/>
          <w:numId w:val="14"/>
        </w:numPr>
        <w:tabs>
          <w:tab w:val="left" w:pos="720"/>
        </w:tabs>
        <w:spacing w:after="0" w:line="240" w:lineRule="auto"/>
        <w:jc w:val="both"/>
        <w:rPr>
          <w:rFonts w:cs="Calibri"/>
        </w:rPr>
      </w:pPr>
      <w:r>
        <w:rPr>
          <w:rFonts w:cs="Calibri"/>
        </w:rPr>
        <w:t>Termination of Employment</w:t>
      </w:r>
    </w:p>
    <w:p w14:paraId="6845997C" w14:textId="77777777" w:rsidR="004A7687" w:rsidRDefault="004A7687" w:rsidP="004A7687">
      <w:pPr>
        <w:numPr>
          <w:ilvl w:val="0"/>
          <w:numId w:val="14"/>
        </w:numPr>
        <w:tabs>
          <w:tab w:val="left" w:pos="720"/>
        </w:tabs>
        <w:spacing w:after="0" w:line="240" w:lineRule="auto"/>
        <w:jc w:val="both"/>
        <w:rPr>
          <w:rFonts w:cs="Calibri"/>
        </w:rPr>
      </w:pPr>
      <w:r>
        <w:rPr>
          <w:rFonts w:cs="Calibri"/>
        </w:rPr>
        <w:t>Payroll deductions of any unauthorised purchases and of any administrative costs associated with any unauthorised purchase.</w:t>
      </w:r>
    </w:p>
    <w:p w14:paraId="511E0768" w14:textId="77777777" w:rsidR="004A7687" w:rsidRDefault="004A7687" w:rsidP="004A7687">
      <w:pPr>
        <w:numPr>
          <w:ilvl w:val="0"/>
          <w:numId w:val="14"/>
        </w:numPr>
        <w:tabs>
          <w:tab w:val="left" w:pos="720"/>
        </w:tabs>
        <w:spacing w:after="0" w:line="240" w:lineRule="auto"/>
        <w:jc w:val="both"/>
        <w:rPr>
          <w:rFonts w:cs="Calibri"/>
        </w:rPr>
      </w:pPr>
      <w:r>
        <w:rPr>
          <w:rFonts w:cs="Calibri"/>
        </w:rPr>
        <w:t>Limitation on the use of the card and/or termination of the right to use the card at any time with or without cause.</w:t>
      </w:r>
    </w:p>
    <w:p w14:paraId="080F0710" w14:textId="77777777" w:rsidR="004A7687" w:rsidRDefault="004A7687" w:rsidP="004A7687">
      <w:pPr>
        <w:numPr>
          <w:ilvl w:val="0"/>
          <w:numId w:val="14"/>
        </w:numPr>
        <w:tabs>
          <w:tab w:val="left" w:pos="720"/>
        </w:tabs>
        <w:spacing w:after="0" w:line="240" w:lineRule="auto"/>
        <w:jc w:val="both"/>
        <w:rPr>
          <w:rFonts w:cs="Calibri"/>
        </w:rPr>
      </w:pPr>
      <w:r>
        <w:rPr>
          <w:rFonts w:cs="Calibri"/>
        </w:rPr>
        <w:t xml:space="preserve">Other disciplinary actions as authorised by </w:t>
      </w:r>
      <w:del w:id="28" w:author="Allison Ammasai" w:date="2025-01-09T14:24:00Z" w16du:dateUtc="2025-01-09T12:24:00Z">
        <w:r w:rsidDel="003718EF">
          <w:rPr>
            <w:rFonts w:cs="Calibri"/>
          </w:rPr>
          <w:delText xml:space="preserve">the </w:delText>
        </w:r>
      </w:del>
      <w:r>
        <w:rPr>
          <w:rFonts w:cs="Calibri"/>
        </w:rPr>
        <w:t xml:space="preserve">management.              </w:t>
      </w:r>
    </w:p>
    <w:p w14:paraId="438EA1F7" w14:textId="77777777" w:rsidR="004A7687" w:rsidRDefault="004A7687" w:rsidP="004A7687">
      <w:pPr>
        <w:tabs>
          <w:tab w:val="left" w:pos="720"/>
        </w:tabs>
        <w:jc w:val="both"/>
        <w:rPr>
          <w:rFonts w:cs="Calibri"/>
        </w:rPr>
      </w:pPr>
    </w:p>
    <w:p w14:paraId="51E86090" w14:textId="77777777" w:rsidR="004A7687" w:rsidRDefault="004A7687" w:rsidP="004A7687">
      <w:pPr>
        <w:tabs>
          <w:tab w:val="left" w:pos="720"/>
        </w:tabs>
        <w:jc w:val="both"/>
        <w:rPr>
          <w:rFonts w:cs="Calibri"/>
        </w:rPr>
      </w:pPr>
      <w:r>
        <w:rPr>
          <w:rFonts w:cs="Calibri"/>
        </w:rPr>
        <w:t xml:space="preserve">   </w:t>
      </w:r>
    </w:p>
    <w:p w14:paraId="5ACD5A5D" w14:textId="77777777" w:rsidR="004A7687" w:rsidRDefault="004A7687" w:rsidP="004A7687">
      <w:pPr>
        <w:tabs>
          <w:tab w:val="left" w:pos="720"/>
        </w:tabs>
        <w:jc w:val="both"/>
        <w:rPr>
          <w:rFonts w:cs="Calibri"/>
          <w:b/>
          <w:bCs/>
        </w:rPr>
      </w:pPr>
      <w:r>
        <w:rPr>
          <w:rFonts w:cs="Calibri"/>
        </w:rPr>
        <w:t xml:space="preserve">           </w:t>
      </w:r>
    </w:p>
    <w:p w14:paraId="13108AC3" w14:textId="77777777" w:rsidR="004A7687" w:rsidRDefault="004A7687" w:rsidP="004A7687">
      <w:pPr>
        <w:numPr>
          <w:ilvl w:val="0"/>
          <w:numId w:val="9"/>
        </w:numPr>
        <w:tabs>
          <w:tab w:val="left" w:pos="1095"/>
        </w:tabs>
        <w:spacing w:after="0" w:line="240" w:lineRule="auto"/>
        <w:jc w:val="both"/>
        <w:rPr>
          <w:rFonts w:cs="Calibri"/>
          <w:b/>
          <w:bCs/>
        </w:rPr>
      </w:pPr>
      <w:r>
        <w:rPr>
          <w:rFonts w:cs="Calibri"/>
          <w:b/>
          <w:bCs/>
        </w:rPr>
        <w:t>MONITORING</w:t>
      </w:r>
    </w:p>
    <w:p w14:paraId="7CA820AB" w14:textId="77777777" w:rsidR="004A7687" w:rsidRDefault="004A7687" w:rsidP="004A7687">
      <w:pPr>
        <w:tabs>
          <w:tab w:val="left" w:pos="1095"/>
        </w:tabs>
        <w:ind w:left="1080"/>
        <w:jc w:val="both"/>
        <w:rPr>
          <w:rFonts w:cs="Calibri"/>
        </w:rPr>
      </w:pPr>
    </w:p>
    <w:p w14:paraId="58FA4B69" w14:textId="77777777" w:rsidR="004A7687" w:rsidRDefault="004A7687" w:rsidP="004A7687">
      <w:pPr>
        <w:tabs>
          <w:tab w:val="left" w:pos="1095"/>
        </w:tabs>
        <w:ind w:left="1080"/>
        <w:jc w:val="both"/>
        <w:rPr>
          <w:rFonts w:cs="Calibri"/>
        </w:rPr>
      </w:pPr>
      <w:r>
        <w:rPr>
          <w:rFonts w:cs="Calibri"/>
        </w:rPr>
        <w:t>The Finance department shall quarterly monitor and evaluate the implementation of this policy. Revisions shall be made when the need arises and subject for the Managing Director/ Owner’s approval.</w:t>
      </w:r>
    </w:p>
    <w:p w14:paraId="152BEEC3" w14:textId="77777777" w:rsidR="004A7687" w:rsidRDefault="004A7687" w:rsidP="004A7687">
      <w:pPr>
        <w:tabs>
          <w:tab w:val="left" w:pos="1095"/>
        </w:tabs>
        <w:jc w:val="both"/>
        <w:rPr>
          <w:rFonts w:cs="Calibri"/>
        </w:rPr>
      </w:pPr>
    </w:p>
    <w:p w14:paraId="51736CBB" w14:textId="77777777" w:rsidR="004A7687" w:rsidRDefault="004A7687" w:rsidP="004A7687">
      <w:pPr>
        <w:tabs>
          <w:tab w:val="left" w:pos="1095"/>
        </w:tabs>
        <w:jc w:val="both"/>
        <w:rPr>
          <w:rFonts w:cs="Calibri"/>
        </w:rPr>
      </w:pPr>
    </w:p>
    <w:p w14:paraId="541F1D1F" w14:textId="77777777" w:rsidR="004A7687" w:rsidRDefault="004A7687" w:rsidP="004A7687">
      <w:pPr>
        <w:tabs>
          <w:tab w:val="left" w:pos="1095"/>
        </w:tabs>
        <w:jc w:val="both"/>
        <w:rPr>
          <w:rFonts w:cs="Calibri"/>
          <w:b/>
          <w:u w:val="single"/>
        </w:rPr>
      </w:pPr>
      <w:r>
        <w:rPr>
          <w:rFonts w:cs="Calibri"/>
          <w:b/>
          <w:u w:val="single"/>
        </w:rPr>
        <w:t>EMPLOYEE ACCEPTANCE STATEMENT</w:t>
      </w:r>
    </w:p>
    <w:p w14:paraId="48AD0A46" w14:textId="77777777" w:rsidR="004A7687" w:rsidRDefault="004A7687" w:rsidP="004A7687">
      <w:pPr>
        <w:tabs>
          <w:tab w:val="left" w:pos="1095"/>
        </w:tabs>
        <w:jc w:val="both"/>
        <w:rPr>
          <w:rFonts w:cs="Calibri"/>
          <w:u w:val="single"/>
        </w:rPr>
      </w:pPr>
    </w:p>
    <w:p w14:paraId="316FFB5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have been issued a Fuel Fleet Card, which authorises me to fuel vehicles only for the use of iRam business. </w:t>
      </w:r>
    </w:p>
    <w:p w14:paraId="300B1A1E" w14:textId="77777777" w:rsidR="004A7687" w:rsidRDefault="004A7687" w:rsidP="004A7687">
      <w:pPr>
        <w:tabs>
          <w:tab w:val="left" w:pos="720"/>
        </w:tabs>
        <w:ind w:left="360"/>
        <w:jc w:val="both"/>
        <w:rPr>
          <w:rFonts w:cs="Calibri"/>
        </w:rPr>
      </w:pPr>
    </w:p>
    <w:p w14:paraId="34F5C9FD"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the Fuel Fleet Card is not to be used for personal vehicles or non-business purposes. Using the card for any purpose other than official business without authorisation from </w:t>
      </w:r>
      <w:del w:id="29" w:author="Allison Ammasai" w:date="2025-01-09T14:25:00Z" w16du:dateUtc="2025-01-09T12:25:00Z">
        <w:r w:rsidDel="007A6E54">
          <w:rPr>
            <w:rFonts w:cs="Calibri"/>
          </w:rPr>
          <w:delText>the</w:delText>
        </w:r>
      </w:del>
      <w:del w:id="30" w:author="Allison Ammasai" w:date="2025-01-09T14:24:00Z" w16du:dateUtc="2025-01-09T12:24:00Z">
        <w:r w:rsidDel="007A6E54">
          <w:rPr>
            <w:rFonts w:cs="Calibri"/>
          </w:rPr>
          <w:delText xml:space="preserve"> </w:delText>
        </w:r>
      </w:del>
      <w:r>
        <w:rPr>
          <w:rFonts w:cs="Calibri"/>
        </w:rPr>
        <w:t>management will be considered theft of company property.</w:t>
      </w:r>
    </w:p>
    <w:p w14:paraId="5452C7A0" w14:textId="77777777" w:rsidR="004A7687" w:rsidRDefault="004A7687" w:rsidP="004A7687">
      <w:pPr>
        <w:pStyle w:val="ListParagraph"/>
        <w:jc w:val="both"/>
      </w:pPr>
    </w:p>
    <w:p w14:paraId="06C1215E" w14:textId="77777777" w:rsidR="004A7687" w:rsidRDefault="004A7687" w:rsidP="004A7687">
      <w:pPr>
        <w:numPr>
          <w:ilvl w:val="0"/>
          <w:numId w:val="15"/>
        </w:numPr>
        <w:tabs>
          <w:tab w:val="left" w:pos="720"/>
        </w:tabs>
        <w:spacing w:after="0" w:line="240" w:lineRule="auto"/>
        <w:jc w:val="both"/>
        <w:rPr>
          <w:rFonts w:cs="Calibri"/>
        </w:rPr>
      </w:pPr>
      <w:r>
        <w:rPr>
          <w:rFonts w:cs="Calibri"/>
        </w:rPr>
        <w:t>I understand that every time I use the issued Fuel/Fleet Card, I am required to completely fill the transaction slip with accurate odometer reading (only applicable to fleet cards), driver’s name and signature. This will allow the company to monitor fuel usage. My failure to do this may result in disciplinary action.</w:t>
      </w:r>
    </w:p>
    <w:p w14:paraId="3A29B744" w14:textId="77777777" w:rsidR="004A7687" w:rsidRDefault="004A7687" w:rsidP="004A7687">
      <w:pPr>
        <w:tabs>
          <w:tab w:val="left" w:pos="720"/>
        </w:tabs>
        <w:jc w:val="both"/>
        <w:rPr>
          <w:rFonts w:cs="Calibri"/>
        </w:rPr>
      </w:pPr>
    </w:p>
    <w:p w14:paraId="6D68744E" w14:textId="40BCE0A4" w:rsidR="004A7687" w:rsidRDefault="004A7687" w:rsidP="004A7687">
      <w:pPr>
        <w:pStyle w:val="ListParagraph"/>
        <w:numPr>
          <w:ilvl w:val="0"/>
          <w:numId w:val="15"/>
        </w:numPr>
        <w:spacing w:after="200" w:line="276" w:lineRule="auto"/>
        <w:contextualSpacing/>
        <w:jc w:val="both"/>
      </w:pPr>
      <w:r>
        <w:t xml:space="preserve">I understand that should I not upload the receipt onto </w:t>
      </w:r>
      <w:ins w:id="31" w:author="Allison Ammasai" w:date="2025-01-09T14:25:00Z" w16du:dateUtc="2025-01-09T12:25:00Z">
        <w:r w:rsidR="007A6E54">
          <w:t>DEXT</w:t>
        </w:r>
      </w:ins>
      <w:del w:id="32" w:author="Allison Ammasai" w:date="2025-01-09T14:25:00Z" w16du:dateUtc="2025-01-09T12:25:00Z">
        <w:r w:rsidDel="007A6E54">
          <w:delText>Receipt bank</w:delText>
        </w:r>
      </w:del>
      <w:r>
        <w:t xml:space="preserve"> or send the finance department a photo of the receipt, that there may be financial implications as I may be responsible for the cost of the transaction. </w:t>
      </w:r>
    </w:p>
    <w:p w14:paraId="5B42D4E9"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the Fuel Fleet Card to be used is bound to the limits in terms of product restriction and services assigned by the company. In cases additional purchase of fuel becomes a necessity and the credit limit has been exhausted prior to the replenishment, I understand that a written justification is a prerequisite for approval by </w:t>
      </w:r>
      <w:del w:id="33" w:author="Allison Ammasai" w:date="2025-01-09T14:25:00Z" w16du:dateUtc="2025-01-09T12:25:00Z">
        <w:r w:rsidDel="00C1651D">
          <w:rPr>
            <w:rFonts w:cs="Calibri"/>
          </w:rPr>
          <w:delText xml:space="preserve">the </w:delText>
        </w:r>
      </w:del>
      <w:r>
        <w:rPr>
          <w:rFonts w:cs="Calibri"/>
        </w:rPr>
        <w:t xml:space="preserve">management. </w:t>
      </w:r>
    </w:p>
    <w:p w14:paraId="2DEEE329" w14:textId="77777777" w:rsidR="004A7687" w:rsidRDefault="004A7687" w:rsidP="004A7687">
      <w:pPr>
        <w:pStyle w:val="ListParagraph"/>
        <w:jc w:val="both"/>
      </w:pPr>
    </w:p>
    <w:p w14:paraId="408D60AE" w14:textId="77777777" w:rsidR="004A7687" w:rsidRDefault="004A7687" w:rsidP="004A7687">
      <w:pPr>
        <w:numPr>
          <w:ilvl w:val="0"/>
          <w:numId w:val="15"/>
        </w:numPr>
        <w:tabs>
          <w:tab w:val="left" w:pos="720"/>
        </w:tabs>
        <w:spacing w:after="0" w:line="240" w:lineRule="auto"/>
        <w:jc w:val="both"/>
        <w:rPr>
          <w:rFonts w:cs="Calibri"/>
        </w:rPr>
      </w:pPr>
      <w:r>
        <w:rPr>
          <w:rFonts w:cs="Calibri"/>
        </w:rPr>
        <w:t xml:space="preserve">I understand that I am responsible for the execution of conditions set in using the Fuel Fleet Card issued/assigned to me during the course of my employment with iRam. </w:t>
      </w:r>
    </w:p>
    <w:p w14:paraId="0AC2C350" w14:textId="77777777" w:rsidR="004A7687" w:rsidRDefault="004A7687" w:rsidP="004A7687">
      <w:pPr>
        <w:pStyle w:val="ListParagraph"/>
        <w:jc w:val="both"/>
      </w:pPr>
    </w:p>
    <w:p w14:paraId="6CCB8E34" w14:textId="77777777" w:rsidR="004A7687" w:rsidRDefault="004A7687" w:rsidP="004A7687">
      <w:pPr>
        <w:tabs>
          <w:tab w:val="left" w:pos="720"/>
        </w:tabs>
        <w:ind w:left="720"/>
        <w:jc w:val="both"/>
        <w:rPr>
          <w:rFonts w:cs="Calibri"/>
        </w:rPr>
      </w:pPr>
    </w:p>
    <w:p w14:paraId="581B5F4B" w14:textId="77777777" w:rsidR="004A7687" w:rsidRDefault="004A7687" w:rsidP="004A7687">
      <w:pPr>
        <w:tabs>
          <w:tab w:val="left" w:pos="720"/>
        </w:tabs>
        <w:ind w:left="720"/>
        <w:jc w:val="both"/>
        <w:rPr>
          <w:rFonts w:cs="Calibri"/>
        </w:rPr>
      </w:pPr>
      <w:r>
        <w:rPr>
          <w:rFonts w:cs="Calibri"/>
        </w:rPr>
        <w:t>Employee Name (print): _________________________________</w:t>
      </w:r>
    </w:p>
    <w:p w14:paraId="2D23AA92" w14:textId="77777777" w:rsidR="004A7687" w:rsidRDefault="004A7687" w:rsidP="004A7687">
      <w:pPr>
        <w:tabs>
          <w:tab w:val="left" w:pos="720"/>
        </w:tabs>
        <w:ind w:left="720"/>
        <w:jc w:val="both"/>
        <w:rPr>
          <w:rFonts w:cs="Calibri"/>
        </w:rPr>
      </w:pPr>
    </w:p>
    <w:p w14:paraId="4C537336" w14:textId="77777777" w:rsidR="004A7687" w:rsidRDefault="004A7687" w:rsidP="004A7687">
      <w:pPr>
        <w:tabs>
          <w:tab w:val="left" w:pos="720"/>
        </w:tabs>
        <w:ind w:left="720"/>
        <w:jc w:val="both"/>
        <w:rPr>
          <w:rFonts w:cs="Calibri"/>
        </w:rPr>
      </w:pPr>
    </w:p>
    <w:p w14:paraId="3877C618" w14:textId="77777777" w:rsidR="004A7687" w:rsidRDefault="004A7687" w:rsidP="004A7687">
      <w:pPr>
        <w:tabs>
          <w:tab w:val="left" w:pos="720"/>
        </w:tabs>
        <w:ind w:left="720"/>
        <w:jc w:val="both"/>
        <w:rPr>
          <w:rFonts w:cs="Calibri"/>
        </w:rPr>
      </w:pPr>
      <w:r>
        <w:rPr>
          <w:rFonts w:cs="Calibri"/>
        </w:rPr>
        <w:t>Signature: ___________________</w:t>
      </w:r>
    </w:p>
    <w:p w14:paraId="65F75AA3" w14:textId="77777777" w:rsidR="004A7687" w:rsidRDefault="004A7687" w:rsidP="004A7687">
      <w:pPr>
        <w:tabs>
          <w:tab w:val="left" w:pos="720"/>
        </w:tabs>
        <w:ind w:left="720"/>
        <w:jc w:val="both"/>
        <w:rPr>
          <w:rFonts w:cs="Calibri"/>
        </w:rPr>
      </w:pPr>
    </w:p>
    <w:p w14:paraId="5D5D09D6" w14:textId="77777777" w:rsidR="004A7687" w:rsidRDefault="004A7687" w:rsidP="004A7687">
      <w:pPr>
        <w:tabs>
          <w:tab w:val="left" w:pos="720"/>
        </w:tabs>
        <w:ind w:left="720"/>
        <w:jc w:val="both"/>
        <w:rPr>
          <w:rFonts w:cs="Calibri"/>
        </w:rPr>
      </w:pPr>
    </w:p>
    <w:p w14:paraId="554F42CA" w14:textId="77777777" w:rsidR="004A7687" w:rsidRDefault="004A7687" w:rsidP="004A7687">
      <w:pPr>
        <w:tabs>
          <w:tab w:val="left" w:pos="720"/>
        </w:tabs>
        <w:ind w:left="720"/>
        <w:jc w:val="both"/>
        <w:rPr>
          <w:rFonts w:cs="Calibri"/>
        </w:rPr>
      </w:pPr>
      <w:r>
        <w:rPr>
          <w:rFonts w:cs="Calibri"/>
        </w:rPr>
        <w:t xml:space="preserve"> Date: ___/___/____</w:t>
      </w: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40:00Z" w:initials="AA">
    <w:p w14:paraId="79A70567" w14:textId="77777777" w:rsidR="00080246" w:rsidRDefault="00080246" w:rsidP="00080246">
      <w:pPr>
        <w:pStyle w:val="CommentText"/>
      </w:pPr>
      <w:r>
        <w:rPr>
          <w:rStyle w:val="CommentReference"/>
        </w:rPr>
        <w:annotationRef/>
      </w:r>
      <w:r>
        <w:t>In SA we follow UK English ‘’Z” instead of “S”</w:t>
      </w:r>
    </w:p>
  </w:comment>
  <w:comment w:id="4" w:author="toniel donovan" w:date="2021-01-07T12:41:00Z" w:initials="td">
    <w:p w14:paraId="5CC21660" w14:textId="1F50A991" w:rsidR="004A7687" w:rsidRDefault="004A7687" w:rsidP="004A7687">
      <w:pPr>
        <w:pStyle w:val="CommentText"/>
      </w:pPr>
      <w:r>
        <w:rPr>
          <w:rStyle w:val="CommentReference"/>
        </w:rPr>
        <w:annotationRef/>
      </w:r>
      <w:r>
        <w:t xml:space="preserve">Fuel cards are issued at management discretion. Just so staff do not all expect it. </w:t>
      </w:r>
    </w:p>
    <w:p w14:paraId="1CE1364C" w14:textId="77777777" w:rsidR="004A7687" w:rsidRDefault="004A7687" w:rsidP="004A7687">
      <w:pPr>
        <w:pStyle w:val="CommentText"/>
      </w:pPr>
    </w:p>
    <w:p w14:paraId="06ECB7C9" w14:textId="77777777" w:rsidR="004A7687" w:rsidRDefault="004A7687" w:rsidP="004A7687">
      <w:pPr>
        <w:pStyle w:val="CommentText"/>
      </w:pPr>
    </w:p>
    <w:p w14:paraId="42535A02" w14:textId="77777777" w:rsidR="004A7687" w:rsidRDefault="004A7687" w:rsidP="004A7687">
      <w:pPr>
        <w:pStyle w:val="CommentText"/>
      </w:pPr>
      <w:r>
        <w:t xml:space="preserve">Not borrowing cards to other staff members without Senior Managers written consent etc. </w:t>
      </w:r>
    </w:p>
    <w:p w14:paraId="12B0DD37" w14:textId="77777777" w:rsidR="004A7687" w:rsidRDefault="004A7687" w:rsidP="004A7687">
      <w:pPr>
        <w:pStyle w:val="CommentText"/>
      </w:pPr>
    </w:p>
  </w:comment>
  <w:comment w:id="12" w:author="Allison Ammasai" w:date="2025-01-10T09:40:00Z" w:initials="AA">
    <w:p w14:paraId="412704E8" w14:textId="77777777" w:rsidR="00080246" w:rsidRDefault="00080246" w:rsidP="00080246">
      <w:pPr>
        <w:pStyle w:val="CommentText"/>
      </w:pPr>
      <w:r>
        <w:rPr>
          <w:rStyle w:val="CommentReference"/>
        </w:rPr>
        <w:annotationRef/>
      </w:r>
      <w:r>
        <w:t xml:space="preserve">Receipt bank is no longer applicable. </w:t>
      </w:r>
    </w:p>
  </w:comment>
  <w:comment w:id="16" w:author="toniel donovan" w:date="2021-01-07T12:39:00Z" w:initials="td">
    <w:p w14:paraId="26233C55" w14:textId="5C4A6BC2" w:rsidR="004A7687" w:rsidRDefault="004A7687" w:rsidP="004A7687">
      <w:pPr>
        <w:pStyle w:val="CommentText"/>
      </w:pPr>
      <w:r>
        <w:rPr>
          <w:rStyle w:val="CommentReference"/>
        </w:rPr>
        <w:annotationRef/>
      </w:r>
      <w:r>
        <w:t>Do they need to keep a log book or log record on the system?</w:t>
      </w:r>
    </w:p>
  </w:comment>
  <w:comment w:id="18" w:author="toniel donovan" w:date="2021-01-07T12:39:00Z" w:initials="td">
    <w:p w14:paraId="30CE48F2" w14:textId="77777777" w:rsidR="004A7687" w:rsidRDefault="004A7687" w:rsidP="004A7687">
      <w:pPr>
        <w:pStyle w:val="CommentText"/>
      </w:pPr>
      <w:r>
        <w:rPr>
          <w:rStyle w:val="CommentReference"/>
        </w:rPr>
        <w:annotationRef/>
      </w:r>
      <w:r>
        <w:t xml:space="preserve">List what happens if the employee is found to be using the card for personal use? Payment, disciplinary etc. </w:t>
      </w:r>
    </w:p>
  </w:comment>
  <w:comment w:id="23" w:author="Allison Ammasai" w:date="2025-01-10T09:41:00Z" w:initials="AA">
    <w:p w14:paraId="0005B5CA" w14:textId="77777777" w:rsidR="00080246" w:rsidRDefault="00080246" w:rsidP="00080246">
      <w:pPr>
        <w:pStyle w:val="CommentText"/>
      </w:pPr>
      <w:r>
        <w:rPr>
          <w:rStyle w:val="CommentReference"/>
        </w:rPr>
        <w:annotationRef/>
      </w:r>
      <w:r>
        <w:t>As per Grants request</w:t>
      </w:r>
    </w:p>
  </w:comment>
  <w:comment w:id="27" w:author="toniel donovan" w:date="2021-01-07T12:40:00Z" w:initials="td">
    <w:p w14:paraId="74D12B00" w14:textId="5B0DDF17" w:rsidR="004A7687" w:rsidRDefault="004A7687" w:rsidP="004A7687">
      <w:pPr>
        <w:pStyle w:val="CommentText"/>
      </w:pPr>
      <w:r>
        <w:rPr>
          <w:rStyle w:val="CommentReference"/>
        </w:rPr>
        <w:annotationRef/>
      </w:r>
      <w:r>
        <w:t>Stolen card different process? Affidavit, cancelation of card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70567" w15:done="0"/>
  <w15:commentEx w15:paraId="12B0DD37" w15:done="0"/>
  <w15:commentEx w15:paraId="412704E8" w15:done="0"/>
  <w15:commentEx w15:paraId="26233C55" w15:done="0"/>
  <w15:commentEx w15:paraId="30CE48F2" w15:done="0"/>
  <w15:commentEx w15:paraId="0005B5CA" w15:done="0"/>
  <w15:commentEx w15:paraId="74D12B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A2A17D" w16cex:dateUtc="2025-01-10T07:40:00Z"/>
  <w16cex:commentExtensible w16cex:durableId="6AAEA941" w16cex:dateUtc="2025-01-08T14:35:00Z"/>
  <w16cex:commentExtensible w16cex:durableId="4A6A413A" w16cex:dateUtc="2025-01-10T07:40:00Z"/>
  <w16cex:commentExtensible w16cex:durableId="2DF16243" w16cex:dateUtc="2025-01-08T14:35:00Z"/>
  <w16cex:commentExtensible w16cex:durableId="1C9A0121" w16cex:dateUtc="2025-01-08T14:35:00Z"/>
  <w16cex:commentExtensible w16cex:durableId="0F25363B" w16cex:dateUtc="2025-01-10T07:41:00Z"/>
  <w16cex:commentExtensible w16cex:durableId="7171FA5B" w16cex:dateUtc="2025-01-08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70567" w16cid:durableId="67A2A17D"/>
  <w16cid:commentId w16cid:paraId="12B0DD37" w16cid:durableId="6AAEA941"/>
  <w16cid:commentId w16cid:paraId="412704E8" w16cid:durableId="4A6A413A"/>
  <w16cid:commentId w16cid:paraId="26233C55" w16cid:durableId="2DF16243"/>
  <w16cid:commentId w16cid:paraId="30CE48F2" w16cid:durableId="1C9A0121"/>
  <w16cid:commentId w16cid:paraId="0005B5CA" w16cid:durableId="0F25363B"/>
  <w16cid:commentId w16cid:paraId="74D12B00" w16cid:durableId="7171FA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6864040D"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7A4A">
      <w:t>Fuel Fleet Card Policy</w:t>
    </w:r>
    <w:r>
      <w:t xml:space="preserve"> </w:t>
    </w:r>
    <w:r>
      <w:tab/>
      <w:t xml:space="preserve">  </w:t>
    </w:r>
    <w:r>
      <w:tab/>
      <w:t>V</w:t>
    </w:r>
    <w:r w:rsidR="00E57A4A">
      <w:t>2</w:t>
    </w:r>
    <w:r>
      <w:t>Dec202</w:t>
    </w:r>
    <w:r w:rsidR="00E57A4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C7D"/>
    <w:multiLevelType w:val="hybridMultilevel"/>
    <w:tmpl w:val="BF7C6E5A"/>
    <w:lvl w:ilvl="0" w:tplc="814CE6F4">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22763975"/>
    <w:multiLevelType w:val="hybridMultilevel"/>
    <w:tmpl w:val="74A09446"/>
    <w:lvl w:ilvl="0" w:tplc="B4E2B09A">
      <w:start w:val="1"/>
      <w:numFmt w:val="decimal"/>
      <w:lvlText w:val="%1."/>
      <w:lvlJc w:val="left"/>
      <w:pPr>
        <w:ind w:left="1440" w:hanging="360"/>
      </w:pPr>
    </w:lvl>
    <w:lvl w:ilvl="1" w:tplc="1C090019">
      <w:start w:val="1"/>
      <w:numFmt w:val="lowerLetter"/>
      <w:lvlText w:val="%2."/>
      <w:lvlJc w:val="left"/>
      <w:pPr>
        <w:ind w:left="2160" w:hanging="360"/>
      </w:pPr>
    </w:lvl>
    <w:lvl w:ilvl="2" w:tplc="1C09001B">
      <w:start w:val="1"/>
      <w:numFmt w:val="lowerRoman"/>
      <w:lvlText w:val="%3."/>
      <w:lvlJc w:val="right"/>
      <w:pPr>
        <w:ind w:left="2880" w:hanging="180"/>
      </w:pPr>
    </w:lvl>
    <w:lvl w:ilvl="3" w:tplc="1C09000F">
      <w:start w:val="1"/>
      <w:numFmt w:val="decimal"/>
      <w:lvlText w:val="%4."/>
      <w:lvlJc w:val="left"/>
      <w:pPr>
        <w:ind w:left="3600" w:hanging="360"/>
      </w:pPr>
    </w:lvl>
    <w:lvl w:ilvl="4" w:tplc="1C090019">
      <w:start w:val="1"/>
      <w:numFmt w:val="lowerLetter"/>
      <w:lvlText w:val="%5."/>
      <w:lvlJc w:val="left"/>
      <w:pPr>
        <w:ind w:left="4320" w:hanging="360"/>
      </w:pPr>
    </w:lvl>
    <w:lvl w:ilvl="5" w:tplc="1C09001B">
      <w:start w:val="1"/>
      <w:numFmt w:val="lowerRoman"/>
      <w:lvlText w:val="%6."/>
      <w:lvlJc w:val="right"/>
      <w:pPr>
        <w:ind w:left="5040" w:hanging="180"/>
      </w:pPr>
    </w:lvl>
    <w:lvl w:ilvl="6" w:tplc="1C09000F">
      <w:start w:val="1"/>
      <w:numFmt w:val="decimal"/>
      <w:lvlText w:val="%7."/>
      <w:lvlJc w:val="left"/>
      <w:pPr>
        <w:ind w:left="5760" w:hanging="360"/>
      </w:pPr>
    </w:lvl>
    <w:lvl w:ilvl="7" w:tplc="1C090019">
      <w:start w:val="1"/>
      <w:numFmt w:val="lowerLetter"/>
      <w:lvlText w:val="%8."/>
      <w:lvlJc w:val="left"/>
      <w:pPr>
        <w:ind w:left="6480" w:hanging="360"/>
      </w:pPr>
    </w:lvl>
    <w:lvl w:ilvl="8" w:tplc="1C09001B">
      <w:start w:val="1"/>
      <w:numFmt w:val="lowerRoman"/>
      <w:lvlText w:val="%9."/>
      <w:lvlJc w:val="right"/>
      <w:pPr>
        <w:ind w:left="7200" w:hanging="180"/>
      </w:pPr>
    </w:lvl>
  </w:abstractNum>
  <w:abstractNum w:abstractNumId="5" w15:restartNumberingAfterBreak="0">
    <w:nsid w:val="280F7B30"/>
    <w:multiLevelType w:val="hybridMultilevel"/>
    <w:tmpl w:val="6896E3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 w15:restartNumberingAfterBreak="0">
    <w:nsid w:val="2D2C33AE"/>
    <w:multiLevelType w:val="hybridMultilevel"/>
    <w:tmpl w:val="8E76DEE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44344A5D"/>
    <w:multiLevelType w:val="hybridMultilevel"/>
    <w:tmpl w:val="4492EB86"/>
    <w:lvl w:ilvl="0" w:tplc="70ACD2B0">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45692318"/>
    <w:multiLevelType w:val="hybridMultilevel"/>
    <w:tmpl w:val="92C411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F0B68B8"/>
    <w:multiLevelType w:val="hybridMultilevel"/>
    <w:tmpl w:val="F852FD62"/>
    <w:lvl w:ilvl="0" w:tplc="BF0E2AD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3"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9"/>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3"/>
  </w:num>
  <w:num w:numId="7" w16cid:durableId="293683837">
    <w:abstractNumId w:val="10"/>
  </w:num>
  <w:num w:numId="8" w16cid:durableId="1896811271">
    <w:abstractNumId w:val="12"/>
  </w:num>
  <w:num w:numId="9" w16cid:durableId="1942446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86678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22517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39093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8229837">
    <w:abstractNumId w:val="6"/>
  </w:num>
  <w:num w:numId="14" w16cid:durableId="784275502">
    <w:abstractNumId w:val="5"/>
  </w:num>
  <w:num w:numId="15" w16cid:durableId="15880797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rson w15:author="toniel donovan">
    <w15:presenceInfo w15:providerId="Windows Live" w15:userId="dc38bb63eb532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45A93"/>
    <w:rsid w:val="00080246"/>
    <w:rsid w:val="000F1A0C"/>
    <w:rsid w:val="00123BB1"/>
    <w:rsid w:val="001415F7"/>
    <w:rsid w:val="00193DE7"/>
    <w:rsid w:val="002608FF"/>
    <w:rsid w:val="002B57E3"/>
    <w:rsid w:val="002B6B82"/>
    <w:rsid w:val="002C26E9"/>
    <w:rsid w:val="00360097"/>
    <w:rsid w:val="003718EF"/>
    <w:rsid w:val="004A7687"/>
    <w:rsid w:val="00510C61"/>
    <w:rsid w:val="0051424D"/>
    <w:rsid w:val="00590621"/>
    <w:rsid w:val="005A1A8E"/>
    <w:rsid w:val="005D00EE"/>
    <w:rsid w:val="00717C12"/>
    <w:rsid w:val="0073569D"/>
    <w:rsid w:val="007A6E54"/>
    <w:rsid w:val="007B48D2"/>
    <w:rsid w:val="00830A54"/>
    <w:rsid w:val="00843FEA"/>
    <w:rsid w:val="009477D7"/>
    <w:rsid w:val="009510FC"/>
    <w:rsid w:val="00953550"/>
    <w:rsid w:val="00994AF1"/>
    <w:rsid w:val="009A67C2"/>
    <w:rsid w:val="009C6823"/>
    <w:rsid w:val="00B3376D"/>
    <w:rsid w:val="00B52329"/>
    <w:rsid w:val="00BB0DF2"/>
    <w:rsid w:val="00C146C4"/>
    <w:rsid w:val="00C1651D"/>
    <w:rsid w:val="00C314ED"/>
    <w:rsid w:val="00CC213D"/>
    <w:rsid w:val="00CD13AE"/>
    <w:rsid w:val="00D917BB"/>
    <w:rsid w:val="00DC61EC"/>
    <w:rsid w:val="00DD4D45"/>
    <w:rsid w:val="00E0176C"/>
    <w:rsid w:val="00E05BCD"/>
    <w:rsid w:val="00E20A5E"/>
    <w:rsid w:val="00E57A4A"/>
    <w:rsid w:val="00E84BC5"/>
    <w:rsid w:val="00F24AE1"/>
    <w:rsid w:val="00F34F88"/>
    <w:rsid w:val="00F43D4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CommentText">
    <w:name w:val="annotation text"/>
    <w:basedOn w:val="Normal"/>
    <w:link w:val="CommentTextChar"/>
    <w:unhideWhenUsed/>
    <w:rsid w:val="004A7687"/>
    <w:pPr>
      <w:spacing w:after="0" w:line="240" w:lineRule="auto"/>
    </w:pPr>
    <w:rPr>
      <w:rFonts w:ascii="Times New Roman" w:hAnsi="Times New Roman" w:cs="Times New Roman"/>
      <w:sz w:val="20"/>
      <w:szCs w:val="20"/>
      <w:lang w:eastAsia="en-GB"/>
    </w:rPr>
  </w:style>
  <w:style w:type="character" w:customStyle="1" w:styleId="CommentTextChar">
    <w:name w:val="Comment Text Char"/>
    <w:basedOn w:val="DefaultParagraphFont"/>
    <w:link w:val="CommentText"/>
    <w:rsid w:val="004A7687"/>
    <w:rPr>
      <w:rFonts w:ascii="Times New Roman" w:eastAsia="Times New Roman" w:hAnsi="Times New Roman" w:cs="Times New Roman"/>
      <w:sz w:val="20"/>
      <w:szCs w:val="20"/>
      <w:lang w:eastAsia="en-GB"/>
    </w:rPr>
  </w:style>
  <w:style w:type="character" w:styleId="CommentReference">
    <w:name w:val="annotation reference"/>
    <w:semiHidden/>
    <w:unhideWhenUsed/>
    <w:rsid w:val="004A7687"/>
    <w:rPr>
      <w:sz w:val="16"/>
      <w:szCs w:val="16"/>
    </w:rPr>
  </w:style>
  <w:style w:type="paragraph" w:styleId="Revision">
    <w:name w:val="Revision"/>
    <w:hidden/>
    <w:uiPriority w:val="99"/>
    <w:semiHidden/>
    <w:rsid w:val="000F1A0C"/>
    <w:pPr>
      <w:spacing w:after="0" w:line="240" w:lineRule="auto"/>
    </w:pPr>
    <w:rPr>
      <w:rFonts w:ascii="Calibri" w:eastAsia="Times New Roman" w:hAnsi="Calibri" w:cs="Arial"/>
      <w:lang w:eastAsia="en-ZA"/>
    </w:rPr>
  </w:style>
  <w:style w:type="paragraph" w:styleId="CommentSubject">
    <w:name w:val="annotation subject"/>
    <w:basedOn w:val="CommentText"/>
    <w:next w:val="CommentText"/>
    <w:link w:val="CommentSubjectChar"/>
    <w:uiPriority w:val="99"/>
    <w:semiHidden/>
    <w:unhideWhenUsed/>
    <w:rsid w:val="00080246"/>
    <w:pPr>
      <w:spacing w:after="200"/>
    </w:pPr>
    <w:rPr>
      <w:rFonts w:ascii="Calibri" w:hAnsi="Calibri" w:cs="Arial"/>
      <w:b/>
      <w:bCs/>
      <w:lang w:eastAsia="en-ZA"/>
    </w:rPr>
  </w:style>
  <w:style w:type="character" w:customStyle="1" w:styleId="CommentSubjectChar">
    <w:name w:val="Comment Subject Char"/>
    <w:basedOn w:val="CommentTextChar"/>
    <w:link w:val="CommentSubject"/>
    <w:uiPriority w:val="99"/>
    <w:semiHidden/>
    <w:rsid w:val="0008024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238909137">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EA17B7B5-C599-4AE1-8C20-0F2407A8F15F}"/>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20</cp:revision>
  <dcterms:created xsi:type="dcterms:W3CDTF">2025-01-08T14:35:00Z</dcterms:created>
  <dcterms:modified xsi:type="dcterms:W3CDTF">2025-01-10T07:41:00Z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