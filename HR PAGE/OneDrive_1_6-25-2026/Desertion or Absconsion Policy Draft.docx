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7"/>
        <w:gridCol w:w="3037"/>
        <w:gridCol w:w="2982"/>
      </w:tblGrid>
      <w:tr w:rsidR="00BB0DF2" w:rsidRPr="008165FC" w14:paraId="146F92C3" w14:textId="77777777" w:rsidTr="00BA64E9">
        <w:trPr>
          <w:trHeight w:val="454"/>
        </w:trPr>
        <w:tc>
          <w:tcPr>
            <w:tcW w:w="3080" w:type="dxa"/>
            <w:vAlign w:val="center"/>
          </w:tcPr>
          <w:p w14:paraId="41A9E44D" w14:textId="77777777" w:rsidR="00BB0DF2" w:rsidRPr="008165FC" w:rsidRDefault="00BB0DF2" w:rsidP="00BA64E9">
            <w:pPr>
              <w:spacing w:after="0" w:line="240" w:lineRule="auto"/>
              <w:jc w:val="both"/>
              <w:rPr>
                <w:b/>
                <w:sz w:val="20"/>
                <w:szCs w:val="20"/>
                <w:lang w:val="en-US"/>
              </w:rPr>
            </w:pPr>
            <w:r w:rsidRPr="008165FC">
              <w:rPr>
                <w:b/>
                <w:sz w:val="20"/>
                <w:szCs w:val="20"/>
                <w:lang w:val="en-US"/>
              </w:rPr>
              <w:t>POL</w:t>
            </w:r>
            <w:r>
              <w:rPr>
                <w:b/>
                <w:sz w:val="20"/>
                <w:szCs w:val="20"/>
                <w:lang w:val="en-US"/>
              </w:rPr>
              <w:t xml:space="preserve"> #</w:t>
            </w:r>
          </w:p>
        </w:tc>
        <w:tc>
          <w:tcPr>
            <w:tcW w:w="3081" w:type="dxa"/>
            <w:vAlign w:val="center"/>
          </w:tcPr>
          <w:p w14:paraId="2DA8283A" w14:textId="145BD303" w:rsidR="00BB0DF2" w:rsidRPr="008165FC" w:rsidRDefault="001B1AD4" w:rsidP="00A70EAD">
            <w:pPr>
              <w:spacing w:after="0" w:line="240" w:lineRule="auto"/>
              <w:rPr>
                <w:b/>
                <w:sz w:val="20"/>
                <w:szCs w:val="20"/>
                <w:lang w:val="en-US"/>
              </w:rPr>
            </w:pPr>
            <w:r>
              <w:rPr>
                <w:b/>
                <w:sz w:val="20"/>
                <w:szCs w:val="20"/>
                <w:lang w:val="en-US"/>
              </w:rPr>
              <w:t>Desertion Policy</w:t>
            </w:r>
            <w:ins w:id="0" w:author="Allison Ammasai" w:date="2025-01-09T13:46:00Z" w16du:dateUtc="2025-01-09T11:46:00Z">
              <w:r w:rsidR="00F8094D">
                <w:rPr>
                  <w:b/>
                  <w:sz w:val="20"/>
                  <w:szCs w:val="20"/>
                  <w:lang w:val="en-US"/>
                </w:rPr>
                <w:t>/</w:t>
              </w:r>
              <w:commentRangeStart w:id="1"/>
              <w:r w:rsidR="00F8094D">
                <w:rPr>
                  <w:b/>
                  <w:sz w:val="20"/>
                  <w:szCs w:val="20"/>
                  <w:lang w:val="en-US"/>
                </w:rPr>
                <w:t>Absconsion</w:t>
              </w:r>
            </w:ins>
            <w:commentRangeEnd w:id="1"/>
            <w:ins w:id="2" w:author="Allison Ammasai" w:date="2025-01-10T09:21:00Z" w16du:dateUtc="2025-01-10T07:21:00Z">
              <w:r w:rsidR="00503433">
                <w:rPr>
                  <w:rStyle w:val="CommentReference"/>
                </w:rPr>
                <w:commentReference w:id="1"/>
              </w:r>
            </w:ins>
          </w:p>
        </w:tc>
        <w:tc>
          <w:tcPr>
            <w:tcW w:w="3081" w:type="dxa"/>
            <w:vAlign w:val="center"/>
          </w:tcPr>
          <w:p w14:paraId="271C1323" w14:textId="77777777" w:rsidR="00BB0DF2" w:rsidRPr="008165FC" w:rsidRDefault="00BB0DF2" w:rsidP="00BA64E9">
            <w:pPr>
              <w:spacing w:after="0" w:line="240" w:lineRule="auto"/>
              <w:jc w:val="both"/>
              <w:rPr>
                <w:b/>
                <w:sz w:val="20"/>
                <w:szCs w:val="20"/>
                <w:lang w:val="en-US"/>
              </w:rPr>
            </w:pPr>
          </w:p>
          <w:p w14:paraId="7B16E5ED" w14:textId="1B140025" w:rsidR="00BB0DF2" w:rsidRPr="008165FC" w:rsidRDefault="00193DE7" w:rsidP="00BA64E9">
            <w:pPr>
              <w:spacing w:after="0" w:line="240" w:lineRule="auto"/>
              <w:jc w:val="both"/>
              <w:rPr>
                <w:b/>
                <w:sz w:val="20"/>
                <w:szCs w:val="20"/>
                <w:lang w:val="en-US"/>
              </w:rPr>
            </w:pPr>
            <w:r>
              <w:rPr>
                <w:b/>
                <w:sz w:val="20"/>
                <w:szCs w:val="20"/>
                <w:lang w:val="en-US"/>
              </w:rPr>
              <w:t>Revised</w:t>
            </w:r>
            <w:r w:rsidR="00BB0DF2">
              <w:rPr>
                <w:b/>
                <w:sz w:val="20"/>
                <w:szCs w:val="20"/>
                <w:lang w:val="en-US"/>
              </w:rPr>
              <w:t xml:space="preserve"> date</w:t>
            </w:r>
            <w:r w:rsidR="00BB0DF2" w:rsidRPr="008165FC">
              <w:rPr>
                <w:b/>
                <w:sz w:val="20"/>
                <w:szCs w:val="20"/>
                <w:lang w:val="en-US"/>
              </w:rPr>
              <w:t>:</w:t>
            </w:r>
            <w:r w:rsidR="001415F7">
              <w:rPr>
                <w:b/>
                <w:sz w:val="20"/>
                <w:szCs w:val="20"/>
                <w:lang w:val="en-US"/>
              </w:rPr>
              <w:t xml:space="preserve"> 202</w:t>
            </w:r>
            <w:r w:rsidR="00360097">
              <w:rPr>
                <w:b/>
                <w:sz w:val="20"/>
                <w:szCs w:val="20"/>
                <w:lang w:val="en-US"/>
              </w:rPr>
              <w:t>4</w:t>
            </w:r>
            <w:r w:rsidR="001415F7">
              <w:rPr>
                <w:b/>
                <w:sz w:val="20"/>
                <w:szCs w:val="20"/>
                <w:lang w:val="en-US"/>
              </w:rPr>
              <w:t xml:space="preserve">– 12 - </w:t>
            </w:r>
            <w:r w:rsidR="00360097">
              <w:rPr>
                <w:b/>
                <w:sz w:val="20"/>
                <w:szCs w:val="20"/>
                <w:lang w:val="en-US"/>
              </w:rPr>
              <w:t>12</w:t>
            </w:r>
          </w:p>
          <w:p w14:paraId="387FA87D" w14:textId="77777777" w:rsidR="00BB0DF2" w:rsidRPr="008165FC" w:rsidRDefault="00BB0DF2" w:rsidP="00BA64E9">
            <w:pPr>
              <w:spacing w:after="0" w:line="240" w:lineRule="auto"/>
              <w:jc w:val="both"/>
              <w:rPr>
                <w:b/>
                <w:sz w:val="20"/>
                <w:szCs w:val="20"/>
                <w:lang w:val="en-US"/>
              </w:rPr>
            </w:pPr>
          </w:p>
        </w:tc>
      </w:tr>
      <w:tr w:rsidR="00BB0DF2" w:rsidRPr="008165FC" w14:paraId="5FC2A849" w14:textId="77777777" w:rsidTr="00BA64E9">
        <w:trPr>
          <w:trHeight w:val="131"/>
        </w:trPr>
        <w:tc>
          <w:tcPr>
            <w:tcW w:w="3080" w:type="dxa"/>
            <w:vAlign w:val="center"/>
          </w:tcPr>
          <w:p w14:paraId="175E0408" w14:textId="77777777" w:rsidR="00BB0DF2" w:rsidRPr="008165FC"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8165FC"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8165FC" w:rsidRDefault="00BB0DF2" w:rsidP="00BA64E9">
            <w:pPr>
              <w:spacing w:after="0" w:line="240" w:lineRule="auto"/>
              <w:jc w:val="both"/>
              <w:rPr>
                <w:b/>
                <w:sz w:val="20"/>
                <w:szCs w:val="20"/>
                <w:lang w:val="en-US"/>
              </w:rPr>
            </w:pPr>
          </w:p>
        </w:tc>
      </w:tr>
      <w:tr w:rsidR="00BB0DF2" w:rsidRPr="008165FC" w14:paraId="4C0C426C" w14:textId="77777777" w:rsidTr="00BA64E9">
        <w:trPr>
          <w:trHeight w:val="454"/>
        </w:trPr>
        <w:tc>
          <w:tcPr>
            <w:tcW w:w="3080" w:type="dxa"/>
            <w:vAlign w:val="center"/>
          </w:tcPr>
          <w:p w14:paraId="49BEF25A" w14:textId="77777777" w:rsidR="00BB0DF2" w:rsidRPr="008165FC" w:rsidRDefault="00BB0DF2" w:rsidP="00BA64E9">
            <w:pPr>
              <w:spacing w:after="0" w:line="240" w:lineRule="auto"/>
              <w:jc w:val="both"/>
              <w:rPr>
                <w:b/>
                <w:sz w:val="20"/>
                <w:szCs w:val="20"/>
                <w:lang w:val="en-US"/>
              </w:rPr>
            </w:pPr>
            <w:r w:rsidRPr="008165FC">
              <w:rPr>
                <w:b/>
                <w:sz w:val="20"/>
                <w:szCs w:val="20"/>
                <w:lang w:val="en-US"/>
              </w:rPr>
              <w:t>Responsible department</w:t>
            </w:r>
          </w:p>
        </w:tc>
        <w:tc>
          <w:tcPr>
            <w:tcW w:w="6162" w:type="dxa"/>
            <w:gridSpan w:val="2"/>
            <w:vAlign w:val="center"/>
          </w:tcPr>
          <w:p w14:paraId="3D644DDF" w14:textId="77777777" w:rsidR="00BB0DF2" w:rsidRPr="008165FC" w:rsidRDefault="00BB0DF2" w:rsidP="00BA64E9">
            <w:pPr>
              <w:spacing w:after="0" w:line="240" w:lineRule="auto"/>
              <w:jc w:val="both"/>
              <w:rPr>
                <w:b/>
                <w:sz w:val="20"/>
                <w:szCs w:val="20"/>
                <w:lang w:val="en-US"/>
              </w:rPr>
            </w:pPr>
            <w:r>
              <w:rPr>
                <w:b/>
                <w:sz w:val="20"/>
                <w:szCs w:val="20"/>
                <w:lang w:val="en-US"/>
              </w:rPr>
              <w:t xml:space="preserve">iRam HR Department </w:t>
            </w:r>
          </w:p>
        </w:tc>
      </w:tr>
    </w:tbl>
    <w:p w14:paraId="0D5CFDFB" w14:textId="3244C736" w:rsidR="00BB0DF2" w:rsidRDefault="00BB0DF2" w:rsidP="00BB0DF2">
      <w:pPr>
        <w:jc w:val="both"/>
        <w:rPr>
          <w:b/>
          <w:sz w:val="20"/>
          <w:szCs w:val="20"/>
          <w:lang w:val="en-US"/>
        </w:rPr>
      </w:pPr>
    </w:p>
    <w:p w14:paraId="14AED419" w14:textId="77777777" w:rsidR="001B1AD4" w:rsidRDefault="001B1AD4" w:rsidP="001B1AD4">
      <w:pPr>
        <w:jc w:val="both"/>
        <w:rPr>
          <w:rFonts w:cstheme="minorHAnsi"/>
          <w:b/>
        </w:rPr>
      </w:pPr>
    </w:p>
    <w:p w14:paraId="120B7B0E" w14:textId="07D73E4A" w:rsidR="001B1AD4" w:rsidRDefault="001B1AD4" w:rsidP="001B1AD4">
      <w:pPr>
        <w:jc w:val="both"/>
        <w:rPr>
          <w:rFonts w:cstheme="minorHAnsi"/>
        </w:rPr>
      </w:pPr>
      <w:r>
        <w:rPr>
          <w:rFonts w:cstheme="minorHAnsi"/>
        </w:rPr>
        <w:t xml:space="preserve">Once the employee has been absent from work for a period of </w:t>
      </w:r>
      <w:ins w:id="3" w:author="Allison Ammasai" w:date="2025-01-09T16:00:00Z" w16du:dateUtc="2025-01-09T14:00:00Z">
        <w:r w:rsidR="00E610FF">
          <w:rPr>
            <w:rFonts w:cstheme="minorHAnsi"/>
          </w:rPr>
          <w:t>3</w:t>
        </w:r>
      </w:ins>
      <w:del w:id="4" w:author="Allison Ammasai" w:date="2025-01-09T16:00:00Z" w16du:dateUtc="2025-01-09T14:00:00Z">
        <w:r w:rsidDel="00E610FF">
          <w:rPr>
            <w:rFonts w:cstheme="minorHAnsi"/>
          </w:rPr>
          <w:delText>5</w:delText>
        </w:r>
      </w:del>
      <w:r>
        <w:rPr>
          <w:rFonts w:cstheme="minorHAnsi"/>
        </w:rPr>
        <w:t xml:space="preserve"> days without having notified the employer of his/her whereabouts or without permission, the following procedure is to be followed before terminating the individual’s services due to desertion</w:t>
      </w:r>
      <w:ins w:id="5" w:author="Allison Ammasai" w:date="2025-01-09T15:59:00Z" w16du:dateUtc="2025-01-09T13:59:00Z">
        <w:r w:rsidR="00956789">
          <w:rPr>
            <w:rFonts w:cstheme="minorHAnsi"/>
          </w:rPr>
          <w:t>/absconsion</w:t>
        </w:r>
      </w:ins>
      <w:del w:id="6" w:author="Allison Ammasai" w:date="2025-01-09T15:59:00Z" w16du:dateUtc="2025-01-09T13:59:00Z">
        <w:r w:rsidDel="00956789">
          <w:rPr>
            <w:rFonts w:cstheme="minorHAnsi"/>
          </w:rPr>
          <w:delText>.</w:delText>
        </w:r>
      </w:del>
    </w:p>
    <w:p w14:paraId="5D7C95DC" w14:textId="77777777" w:rsidR="001B1AD4" w:rsidRDefault="001B1AD4" w:rsidP="001B1AD4">
      <w:pPr>
        <w:jc w:val="both"/>
        <w:rPr>
          <w:rFonts w:cstheme="minorHAnsi"/>
        </w:rPr>
      </w:pPr>
    </w:p>
    <w:p w14:paraId="0F8E0798" w14:textId="7BFCF031" w:rsidR="001B1AD4" w:rsidRDefault="001B1AD4" w:rsidP="001B1AD4">
      <w:pPr>
        <w:jc w:val="both"/>
        <w:rPr>
          <w:rFonts w:cstheme="minorHAnsi"/>
        </w:rPr>
      </w:pPr>
      <w:r>
        <w:rPr>
          <w:rFonts w:cstheme="minorHAnsi"/>
        </w:rPr>
        <w:t xml:space="preserve">NOTE:  The line manager should NOT WAIT for </w:t>
      </w:r>
      <w:commentRangeStart w:id="7"/>
      <w:ins w:id="8" w:author="Allison Ammasai" w:date="2025-01-09T16:00:00Z" w16du:dateUtc="2025-01-09T14:00:00Z">
        <w:r w:rsidR="00E610FF">
          <w:rPr>
            <w:rFonts w:cstheme="minorHAnsi"/>
          </w:rPr>
          <w:t>3</w:t>
        </w:r>
      </w:ins>
      <w:del w:id="9" w:author="Allison Ammasai" w:date="2025-01-09T16:00:00Z" w16du:dateUtc="2025-01-09T14:00:00Z">
        <w:r w:rsidDel="00E610FF">
          <w:rPr>
            <w:rFonts w:cstheme="minorHAnsi"/>
          </w:rPr>
          <w:delText>5</w:delText>
        </w:r>
      </w:del>
      <w:commentRangeEnd w:id="7"/>
      <w:r w:rsidR="0065315F">
        <w:rPr>
          <w:rStyle w:val="CommentReference"/>
        </w:rPr>
        <w:commentReference w:id="7"/>
      </w:r>
      <w:r>
        <w:rPr>
          <w:rFonts w:cstheme="minorHAnsi"/>
        </w:rPr>
        <w:t xml:space="preserve"> days before trying to contact the </w:t>
      </w:r>
      <w:proofErr w:type="gramStart"/>
      <w:r>
        <w:rPr>
          <w:rFonts w:cstheme="minorHAnsi"/>
        </w:rPr>
        <w:t>employee, but</w:t>
      </w:r>
      <w:proofErr w:type="gramEnd"/>
      <w:r>
        <w:rPr>
          <w:rFonts w:cstheme="minorHAnsi"/>
        </w:rPr>
        <w:t xml:space="preserve"> should be able to show an effort to have contacted the employee from Day 1 of absence.  </w:t>
      </w:r>
    </w:p>
    <w:p w14:paraId="56C6108F" w14:textId="77777777" w:rsidR="001B1AD4" w:rsidRDefault="001B1AD4" w:rsidP="001B1AD4">
      <w:pPr>
        <w:jc w:val="both"/>
        <w:rPr>
          <w:rFonts w:cstheme="minorHAnsi"/>
        </w:rPr>
      </w:pPr>
    </w:p>
    <w:p w14:paraId="07761C96" w14:textId="77777777" w:rsidR="001B1AD4" w:rsidRDefault="001B1AD4" w:rsidP="001B1AD4">
      <w:pPr>
        <w:jc w:val="both"/>
        <w:rPr>
          <w:rFonts w:cstheme="minorHAnsi"/>
          <w:b/>
        </w:rPr>
      </w:pPr>
      <w:r>
        <w:rPr>
          <w:rFonts w:cstheme="minorHAnsi"/>
          <w:b/>
        </w:rPr>
        <w:t>STEP 1</w:t>
      </w:r>
    </w:p>
    <w:p w14:paraId="593369C7" w14:textId="77777777" w:rsidR="001B1AD4" w:rsidRDefault="001B1AD4" w:rsidP="001B1AD4">
      <w:pPr>
        <w:jc w:val="both"/>
        <w:rPr>
          <w:rFonts w:cstheme="minorHAnsi"/>
          <w:b/>
        </w:rPr>
      </w:pPr>
    </w:p>
    <w:p w14:paraId="246DD57B" w14:textId="0712C77E" w:rsidR="001B1AD4" w:rsidRDefault="001B1AD4" w:rsidP="001B1AD4">
      <w:pPr>
        <w:jc w:val="both"/>
        <w:rPr>
          <w:rFonts w:cstheme="minorHAnsi"/>
        </w:rPr>
      </w:pPr>
      <w:r>
        <w:rPr>
          <w:rFonts w:cstheme="minorHAnsi"/>
        </w:rPr>
        <w:t>On the first day of absence without leave, the line manager should attempt to contact the employee to ascertain his</w:t>
      </w:r>
      <w:ins w:id="10" w:author="Allison Ammasai" w:date="2025-01-09T11:46:00Z" w16du:dateUtc="2025-01-09T09:46:00Z">
        <w:r w:rsidR="00224F6B">
          <w:rPr>
            <w:rFonts w:cstheme="minorHAnsi"/>
          </w:rPr>
          <w:t>/her</w:t>
        </w:r>
      </w:ins>
      <w:r>
        <w:rPr>
          <w:rFonts w:cstheme="minorHAnsi"/>
        </w:rPr>
        <w:t xml:space="preserve"> whereabouts.  The line manager should do this daily and have record of his/her attempts to contact the employee.  The line manager should also attempt to contact the employee’s next of kin on the second day of absence without leave.  </w:t>
      </w:r>
    </w:p>
    <w:p w14:paraId="24A38F86" w14:textId="77777777" w:rsidR="001B1AD4" w:rsidRDefault="001B1AD4" w:rsidP="001B1AD4">
      <w:pPr>
        <w:jc w:val="both"/>
        <w:rPr>
          <w:rFonts w:cstheme="minorHAnsi"/>
        </w:rPr>
      </w:pPr>
    </w:p>
    <w:p w14:paraId="31C5D83B" w14:textId="470D6FA7" w:rsidR="001B1AD4" w:rsidRDefault="001B1AD4" w:rsidP="001B1AD4">
      <w:pPr>
        <w:jc w:val="both"/>
        <w:rPr>
          <w:rFonts w:cstheme="minorHAnsi"/>
        </w:rPr>
      </w:pPr>
      <w:r>
        <w:rPr>
          <w:rFonts w:cstheme="minorHAnsi"/>
        </w:rPr>
        <w:t xml:space="preserve">Screenshots of attempts to contact the employee should be saved and sent to HR for record-keeping purposes.  </w:t>
      </w:r>
      <w:ins w:id="11" w:author="Allison Ammasai" w:date="2025-01-09T16:18:00Z" w16du:dateUtc="2025-01-09T14:18:00Z">
        <w:r w:rsidR="00B531DD">
          <w:rPr>
            <w:rFonts w:cstheme="minorHAnsi"/>
          </w:rPr>
          <w:t xml:space="preserve">HR should be informed </w:t>
        </w:r>
      </w:ins>
      <w:ins w:id="12" w:author="Allison Ammasai" w:date="2025-01-09T16:19:00Z" w16du:dateUtc="2025-01-09T14:19:00Z">
        <w:r w:rsidR="006F28FA">
          <w:rPr>
            <w:rFonts w:cstheme="minorHAnsi"/>
          </w:rPr>
          <w:t xml:space="preserve">from day one of absence. </w:t>
        </w:r>
      </w:ins>
    </w:p>
    <w:p w14:paraId="0E050D07" w14:textId="77777777" w:rsidR="001B1AD4" w:rsidRDefault="001B1AD4" w:rsidP="001B1AD4">
      <w:pPr>
        <w:jc w:val="both"/>
        <w:rPr>
          <w:rFonts w:cstheme="minorHAnsi"/>
          <w:b/>
        </w:rPr>
      </w:pPr>
    </w:p>
    <w:p w14:paraId="72D184DB" w14:textId="77777777" w:rsidR="001B1AD4" w:rsidRDefault="001B1AD4" w:rsidP="001B1AD4">
      <w:pPr>
        <w:jc w:val="both"/>
        <w:rPr>
          <w:rFonts w:cstheme="minorHAnsi"/>
          <w:b/>
        </w:rPr>
      </w:pPr>
      <w:r>
        <w:rPr>
          <w:rFonts w:cstheme="minorHAnsi"/>
          <w:b/>
        </w:rPr>
        <w:t>STEP 2</w:t>
      </w:r>
    </w:p>
    <w:p w14:paraId="6AE2B20D" w14:textId="14C505B2" w:rsidR="001B1AD4" w:rsidRDefault="00FB4D55" w:rsidP="001B1AD4">
      <w:pPr>
        <w:jc w:val="both"/>
        <w:rPr>
          <w:ins w:id="13" w:author="Allison Ammasai" w:date="2025-01-09T16:17:00Z" w16du:dateUtc="2025-01-09T14:17:00Z"/>
          <w:rFonts w:cstheme="minorHAnsi"/>
        </w:rPr>
      </w:pPr>
      <w:ins w:id="14" w:author="Allison Ammasai" w:date="2025-01-09T16:08:00Z" w16du:dateUtc="2025-01-09T14:08:00Z">
        <w:r>
          <w:rPr>
            <w:rFonts w:cstheme="minorHAnsi"/>
          </w:rPr>
          <w:t>The same procedure</w:t>
        </w:r>
      </w:ins>
      <w:ins w:id="15" w:author="Allison Ammasai" w:date="2025-01-09T16:09:00Z" w16du:dateUtc="2025-01-09T14:09:00Z">
        <w:r>
          <w:rPr>
            <w:rFonts w:cstheme="minorHAnsi"/>
          </w:rPr>
          <w:t xml:space="preserve"> documented in step 1</w:t>
        </w:r>
      </w:ins>
      <w:ins w:id="16" w:author="Allison Ammasai" w:date="2025-01-09T16:08:00Z" w16du:dateUtc="2025-01-09T14:08:00Z">
        <w:r>
          <w:rPr>
            <w:rFonts w:cstheme="minorHAnsi"/>
          </w:rPr>
          <w:t xml:space="preserve"> should be followed on </w:t>
        </w:r>
      </w:ins>
      <w:ins w:id="17" w:author="Allison Ammasai" w:date="2025-01-09T16:09:00Z" w16du:dateUtc="2025-01-09T14:09:00Z">
        <w:r>
          <w:rPr>
            <w:rFonts w:cstheme="minorHAnsi"/>
          </w:rPr>
          <w:t xml:space="preserve">the second day of absence. </w:t>
        </w:r>
      </w:ins>
    </w:p>
    <w:p w14:paraId="2FCE024D" w14:textId="2C0396FC" w:rsidR="00F135FA" w:rsidRDefault="00F135FA" w:rsidP="001B1AD4">
      <w:pPr>
        <w:jc w:val="both"/>
        <w:rPr>
          <w:rFonts w:cstheme="minorHAnsi"/>
        </w:rPr>
      </w:pPr>
    </w:p>
    <w:p w14:paraId="15D59D87" w14:textId="76003B3D" w:rsidR="001B1AD4" w:rsidRDefault="001B1AD4" w:rsidP="001B1AD4">
      <w:pPr>
        <w:jc w:val="both"/>
        <w:rPr>
          <w:rFonts w:cstheme="minorHAnsi"/>
        </w:rPr>
      </w:pPr>
      <w:r>
        <w:rPr>
          <w:rFonts w:cstheme="minorHAnsi"/>
        </w:rPr>
        <w:t>On the 3</w:t>
      </w:r>
      <w:r>
        <w:rPr>
          <w:rFonts w:cstheme="minorHAnsi"/>
          <w:vertAlign w:val="superscript"/>
        </w:rPr>
        <w:t>rd</w:t>
      </w:r>
      <w:r>
        <w:rPr>
          <w:rFonts w:cstheme="minorHAnsi"/>
        </w:rPr>
        <w:t xml:space="preserve"> day of absence without contact, a text message (Whatsapp is best as you can detect delivery and view read receipts) or </w:t>
      </w:r>
      <w:ins w:id="18" w:author="Allison Ammasai" w:date="2025-01-09T16:01:00Z" w16du:dateUtc="2025-01-09T14:01:00Z">
        <w:r w:rsidR="00E610FF">
          <w:rPr>
            <w:rFonts w:cstheme="minorHAnsi"/>
          </w:rPr>
          <w:t xml:space="preserve">email </w:t>
        </w:r>
      </w:ins>
      <w:del w:id="19" w:author="Allison Ammasai" w:date="2025-01-09T16:01:00Z" w16du:dateUtc="2025-01-09T14:01:00Z">
        <w:r w:rsidDel="00E610FF">
          <w:rPr>
            <w:rFonts w:cstheme="minorHAnsi"/>
          </w:rPr>
          <w:delText xml:space="preserve">letter </w:delText>
        </w:r>
        <w:r w:rsidDel="003C5358">
          <w:rPr>
            <w:rFonts w:cstheme="minorHAnsi"/>
          </w:rPr>
          <w:delText xml:space="preserve">that can be delivered </w:delText>
        </w:r>
        <w:r w:rsidDel="00E610FF">
          <w:rPr>
            <w:rFonts w:cstheme="minorHAnsi"/>
          </w:rPr>
          <w:delText xml:space="preserve">by hand </w:delText>
        </w:r>
      </w:del>
      <w:ins w:id="20" w:author="Allison Ammasai" w:date="2025-01-09T16:01:00Z" w16du:dateUtc="2025-01-09T14:01:00Z">
        <w:r w:rsidR="003C5358">
          <w:rPr>
            <w:rFonts w:cstheme="minorHAnsi"/>
          </w:rPr>
          <w:t xml:space="preserve">should be sent </w:t>
        </w:r>
      </w:ins>
      <w:del w:id="21" w:author="Allison Ammasai" w:date="2025-01-09T16:01:00Z" w16du:dateUtc="2025-01-09T14:01:00Z">
        <w:r w:rsidDel="003C5358">
          <w:rPr>
            <w:rFonts w:cstheme="minorHAnsi"/>
          </w:rPr>
          <w:delText>and receipt thereof signed for</w:delText>
        </w:r>
      </w:del>
      <w:r>
        <w:rPr>
          <w:rFonts w:cstheme="minorHAnsi"/>
        </w:rPr>
        <w:t xml:space="preserve">. </w:t>
      </w:r>
    </w:p>
    <w:p w14:paraId="3F0900CF" w14:textId="77777777" w:rsidR="001B1AD4" w:rsidRDefault="001B1AD4" w:rsidP="001B1AD4">
      <w:pPr>
        <w:jc w:val="both"/>
        <w:rPr>
          <w:rFonts w:cstheme="minorHAnsi"/>
        </w:rPr>
      </w:pPr>
    </w:p>
    <w:p w14:paraId="5770EAF3" w14:textId="5654E157" w:rsidR="001B1AD4" w:rsidRDefault="001B1AD4" w:rsidP="001B1AD4">
      <w:pPr>
        <w:jc w:val="both"/>
        <w:rPr>
          <w:rFonts w:cstheme="minorHAnsi"/>
        </w:rPr>
      </w:pPr>
      <w:r>
        <w:rPr>
          <w:rFonts w:cstheme="minorHAnsi"/>
        </w:rPr>
        <w:t>NOTE: This text/</w:t>
      </w:r>
      <w:ins w:id="22" w:author="Allison Ammasai" w:date="2025-01-09T16:01:00Z" w16du:dateUtc="2025-01-09T14:01:00Z">
        <w:r w:rsidR="003C5358">
          <w:rPr>
            <w:rFonts w:cstheme="minorHAnsi"/>
          </w:rPr>
          <w:t>email</w:t>
        </w:r>
      </w:ins>
      <w:del w:id="23" w:author="Allison Ammasai" w:date="2025-01-09T16:01:00Z" w16du:dateUtc="2025-01-09T14:01:00Z">
        <w:r w:rsidDel="003C5358">
          <w:rPr>
            <w:rFonts w:cstheme="minorHAnsi"/>
          </w:rPr>
          <w:delText>letter</w:delText>
        </w:r>
      </w:del>
      <w:r>
        <w:rPr>
          <w:rFonts w:cstheme="minorHAnsi"/>
        </w:rPr>
        <w:t xml:space="preserve"> is a last resort and should come after trying to contact the employee daily and having attempted to contact the employee’s next of kin.</w:t>
      </w:r>
    </w:p>
    <w:p w14:paraId="21F25FBE" w14:textId="77777777" w:rsidR="001B1AD4" w:rsidRDefault="001B1AD4" w:rsidP="001B1AD4">
      <w:pPr>
        <w:jc w:val="both"/>
        <w:rPr>
          <w:rFonts w:cstheme="minorHAnsi"/>
        </w:rPr>
      </w:pPr>
    </w:p>
    <w:p w14:paraId="6A4FD257" w14:textId="00466347" w:rsidR="001B1AD4" w:rsidRDefault="001B1AD4" w:rsidP="001B1AD4">
      <w:pPr>
        <w:jc w:val="both"/>
        <w:rPr>
          <w:rFonts w:cstheme="minorHAnsi"/>
          <w:lang w:val="en-US"/>
        </w:rPr>
      </w:pPr>
      <w:r>
        <w:rPr>
          <w:rFonts w:cstheme="minorHAnsi"/>
        </w:rPr>
        <w:t>The text message/</w:t>
      </w:r>
      <w:ins w:id="24" w:author="Allison Ammasai" w:date="2025-01-09T16:02:00Z" w16du:dateUtc="2025-01-09T14:02:00Z">
        <w:r w:rsidR="003C5358">
          <w:rPr>
            <w:rFonts w:cstheme="minorHAnsi"/>
          </w:rPr>
          <w:t>email</w:t>
        </w:r>
      </w:ins>
      <w:del w:id="25" w:author="Allison Ammasai" w:date="2025-01-09T16:02:00Z" w16du:dateUtc="2025-01-09T14:02:00Z">
        <w:r w:rsidDel="003C5358">
          <w:rPr>
            <w:rFonts w:cstheme="minorHAnsi"/>
          </w:rPr>
          <w:delText>letter</w:delText>
        </w:r>
      </w:del>
      <w:r>
        <w:rPr>
          <w:rFonts w:cstheme="minorHAnsi"/>
        </w:rPr>
        <w:t xml:space="preserve"> is to be worded as follows:</w:t>
      </w:r>
    </w:p>
    <w:p w14:paraId="1345370A" w14:textId="77777777" w:rsidR="001B1AD4" w:rsidRDefault="001B1AD4" w:rsidP="001B1AD4">
      <w:pPr>
        <w:jc w:val="both"/>
        <w:rPr>
          <w:rFonts w:cstheme="minorHAnsi"/>
        </w:rPr>
      </w:pPr>
    </w:p>
    <w:p w14:paraId="615D2F88" w14:textId="2B6674CE" w:rsidR="001B1AD4" w:rsidRDefault="001B1AD4" w:rsidP="001B1AD4">
      <w:pPr>
        <w:jc w:val="both"/>
        <w:rPr>
          <w:rFonts w:cstheme="minorHAnsi"/>
          <w:i/>
          <w:lang w:val="en-GB"/>
        </w:rPr>
      </w:pPr>
      <w:r>
        <w:rPr>
          <w:rFonts w:cstheme="minorHAnsi"/>
          <w:i/>
        </w:rPr>
        <w:t>You have been absent from work from …………...., to date without permission and/or hav</w:t>
      </w:r>
      <w:ins w:id="26" w:author="Allison Ammasai" w:date="2025-01-09T11:47:00Z" w16du:dateUtc="2025-01-09T09:47:00Z">
        <w:r w:rsidR="00061C91">
          <w:rPr>
            <w:rFonts w:cstheme="minorHAnsi"/>
            <w:i/>
          </w:rPr>
          <w:t>e not</w:t>
        </w:r>
      </w:ins>
      <w:del w:id="27" w:author="Allison Ammasai" w:date="2025-01-09T11:47:00Z" w16du:dateUtc="2025-01-09T09:47:00Z">
        <w:r w:rsidDel="00061C91">
          <w:rPr>
            <w:rFonts w:cstheme="minorHAnsi"/>
            <w:i/>
          </w:rPr>
          <w:delText xml:space="preserve">ing </w:delText>
        </w:r>
      </w:del>
      <w:r>
        <w:rPr>
          <w:rFonts w:cstheme="minorHAnsi"/>
          <w:i/>
        </w:rPr>
        <w:t xml:space="preserve">notified your superior of your whereabouts. You are therefore required to contact ______________ on telephone number ………………………….… within 24 hours of receiving this message and advise him/her of your whereabouts and/or intentions. Should you fail to do this, further disciplinary action will be taken against you. </w:t>
      </w:r>
    </w:p>
    <w:p w14:paraId="4EF55763" w14:textId="77777777" w:rsidR="001B1AD4" w:rsidRDefault="001B1AD4" w:rsidP="001B1AD4">
      <w:pPr>
        <w:jc w:val="both"/>
        <w:rPr>
          <w:rFonts w:cstheme="minorHAnsi"/>
          <w:i/>
        </w:rPr>
      </w:pPr>
    </w:p>
    <w:p w14:paraId="352648C8" w14:textId="77777777" w:rsidR="001B1AD4" w:rsidRDefault="001B1AD4" w:rsidP="001B1AD4">
      <w:pPr>
        <w:jc w:val="both"/>
        <w:rPr>
          <w:rFonts w:cstheme="minorHAnsi"/>
          <w:b/>
        </w:rPr>
      </w:pPr>
      <w:r>
        <w:rPr>
          <w:rFonts w:cstheme="minorHAnsi"/>
          <w:b/>
        </w:rPr>
        <w:t>Step 3</w:t>
      </w:r>
    </w:p>
    <w:p w14:paraId="18C2F601" w14:textId="77777777" w:rsidR="001B1AD4" w:rsidRDefault="001B1AD4" w:rsidP="001B1AD4">
      <w:pPr>
        <w:jc w:val="both"/>
        <w:rPr>
          <w:rFonts w:cstheme="minorHAnsi"/>
          <w:b/>
          <w:u w:val="single"/>
        </w:rPr>
      </w:pPr>
    </w:p>
    <w:p w14:paraId="0A643392" w14:textId="6A0D69FE" w:rsidR="001B1AD4" w:rsidRDefault="001B1AD4" w:rsidP="001B1AD4">
      <w:pPr>
        <w:jc w:val="both"/>
        <w:rPr>
          <w:rFonts w:cstheme="minorHAnsi"/>
        </w:rPr>
      </w:pPr>
      <w:r>
        <w:rPr>
          <w:rFonts w:cstheme="minorHAnsi"/>
        </w:rPr>
        <w:t>Should you again not receive a response within the prescribed period of the text message/</w:t>
      </w:r>
      <w:ins w:id="28" w:author="Allison Ammasai" w:date="2025-01-09T16:02:00Z" w16du:dateUtc="2025-01-09T14:02:00Z">
        <w:r w:rsidR="003C5358">
          <w:rPr>
            <w:rFonts w:cstheme="minorHAnsi"/>
          </w:rPr>
          <w:t>email</w:t>
        </w:r>
      </w:ins>
      <w:del w:id="29" w:author="Allison Ammasai" w:date="2025-01-09T16:02:00Z" w16du:dateUtc="2025-01-09T14:02:00Z">
        <w:r w:rsidDel="003C5358">
          <w:rPr>
            <w:rFonts w:cstheme="minorHAnsi"/>
          </w:rPr>
          <w:delText>letter</w:delText>
        </w:r>
      </w:del>
      <w:r>
        <w:rPr>
          <w:rFonts w:cstheme="minorHAnsi"/>
        </w:rPr>
        <w:t xml:space="preserve"> in Step 2, another text message/</w:t>
      </w:r>
      <w:ins w:id="30" w:author="Allison Ammasai" w:date="2025-01-09T16:02:00Z" w16du:dateUtc="2025-01-09T14:02:00Z">
        <w:r w:rsidR="003C5358">
          <w:rPr>
            <w:rFonts w:cstheme="minorHAnsi"/>
          </w:rPr>
          <w:t>email</w:t>
        </w:r>
      </w:ins>
      <w:del w:id="31" w:author="Allison Ammasai" w:date="2025-01-09T16:02:00Z" w16du:dateUtc="2025-01-09T14:02:00Z">
        <w:r w:rsidDel="003C5358">
          <w:rPr>
            <w:rFonts w:cstheme="minorHAnsi"/>
          </w:rPr>
          <w:delText>letter</w:delText>
        </w:r>
      </w:del>
      <w:r>
        <w:rPr>
          <w:rFonts w:cstheme="minorHAnsi"/>
        </w:rPr>
        <w:t xml:space="preserve"> is to be sent.</w:t>
      </w:r>
    </w:p>
    <w:p w14:paraId="411B2C26" w14:textId="77777777" w:rsidR="001B1AD4" w:rsidRDefault="001B1AD4" w:rsidP="001B1AD4">
      <w:pPr>
        <w:jc w:val="both"/>
        <w:rPr>
          <w:rFonts w:cstheme="minorHAnsi"/>
        </w:rPr>
      </w:pPr>
    </w:p>
    <w:p w14:paraId="4A798BEA" w14:textId="4DAB37EB" w:rsidR="001B1AD4" w:rsidRDefault="001B1AD4" w:rsidP="001B1AD4">
      <w:pPr>
        <w:jc w:val="both"/>
        <w:rPr>
          <w:rFonts w:cstheme="minorHAnsi"/>
        </w:rPr>
      </w:pPr>
      <w:r>
        <w:rPr>
          <w:rFonts w:cstheme="minorHAnsi"/>
        </w:rPr>
        <w:t>The text message/</w:t>
      </w:r>
      <w:ins w:id="32" w:author="Allison Ammasai" w:date="2025-01-09T16:05:00Z" w16du:dateUtc="2025-01-09T14:05:00Z">
        <w:r w:rsidR="00817D9B">
          <w:rPr>
            <w:rFonts w:cstheme="minorHAnsi"/>
          </w:rPr>
          <w:t xml:space="preserve">email </w:t>
        </w:r>
      </w:ins>
      <w:del w:id="33" w:author="Allison Ammasai" w:date="2025-01-09T16:05:00Z" w16du:dateUtc="2025-01-09T14:05:00Z">
        <w:r w:rsidDel="00817D9B">
          <w:rPr>
            <w:rFonts w:cstheme="minorHAnsi"/>
          </w:rPr>
          <w:delText xml:space="preserve">letter </w:delText>
        </w:r>
      </w:del>
      <w:r>
        <w:rPr>
          <w:rFonts w:cstheme="minorHAnsi"/>
        </w:rPr>
        <w:t xml:space="preserve">is to be worded as follows: (an actual notice of the disciplinary hearing can be sent if the employee is receiving emails or </w:t>
      </w:r>
      <w:ins w:id="34" w:author="Allison Ammasai" w:date="2025-01-09T16:05:00Z" w16du:dateUtc="2025-01-09T14:05:00Z">
        <w:r w:rsidR="00132D22">
          <w:rPr>
            <w:rFonts w:cstheme="minorHAnsi"/>
          </w:rPr>
          <w:t>texts</w:t>
        </w:r>
      </w:ins>
      <w:del w:id="35" w:author="Allison Ammasai" w:date="2025-01-09T16:05:00Z" w16du:dateUtc="2025-01-09T14:05:00Z">
        <w:r w:rsidDel="00817D9B">
          <w:rPr>
            <w:rFonts w:cstheme="minorHAnsi"/>
          </w:rPr>
          <w:delText>letters</w:delText>
        </w:r>
      </w:del>
      <w:r>
        <w:rPr>
          <w:rFonts w:cstheme="minorHAnsi"/>
        </w:rPr>
        <w:t>)</w:t>
      </w:r>
      <w:ins w:id="36" w:author="Allison Ammasai" w:date="2025-01-09T16:06:00Z" w16du:dateUtc="2025-01-09T14:06:00Z">
        <w:r w:rsidR="00132D22">
          <w:rPr>
            <w:rFonts w:cstheme="minorHAnsi"/>
          </w:rPr>
          <w:t xml:space="preserve"> Notice to attend a disciplinary hearing should be sent to the employee.</w:t>
        </w:r>
      </w:ins>
    </w:p>
    <w:p w14:paraId="33F96F3E" w14:textId="77777777" w:rsidR="001B1AD4" w:rsidRDefault="001B1AD4" w:rsidP="001B1AD4">
      <w:pPr>
        <w:jc w:val="both"/>
        <w:rPr>
          <w:rFonts w:cstheme="minorHAnsi"/>
        </w:rPr>
      </w:pPr>
    </w:p>
    <w:p w14:paraId="032D7232" w14:textId="0B3DE44B" w:rsidR="001B1AD4" w:rsidDel="00132D22" w:rsidRDefault="001B1AD4" w:rsidP="001B1AD4">
      <w:pPr>
        <w:jc w:val="both"/>
        <w:rPr>
          <w:del w:id="37" w:author="Allison Ammasai" w:date="2025-01-09T16:06:00Z" w16du:dateUtc="2025-01-09T14:06:00Z"/>
          <w:rFonts w:cstheme="minorHAnsi"/>
          <w:lang w:val="en-US"/>
        </w:rPr>
      </w:pPr>
      <w:del w:id="38" w:author="Allison Ammasai" w:date="2025-01-09T16:06:00Z" w16du:dateUtc="2025-01-09T14:06:00Z">
        <w:r w:rsidDel="00132D22">
          <w:rPr>
            <w:rFonts w:cstheme="minorHAnsi"/>
          </w:rPr>
          <w:delText>The below wording is for a text message.</w:delText>
        </w:r>
      </w:del>
    </w:p>
    <w:p w14:paraId="0182A562" w14:textId="77777777" w:rsidR="001B1AD4" w:rsidRDefault="001B1AD4" w:rsidP="001B1AD4">
      <w:pPr>
        <w:jc w:val="both"/>
        <w:rPr>
          <w:rFonts w:cstheme="minorHAnsi"/>
        </w:rPr>
      </w:pPr>
    </w:p>
    <w:p w14:paraId="0C0F6372" w14:textId="3FB0A7A7" w:rsidR="001B1AD4" w:rsidRDefault="001B1AD4" w:rsidP="001B1AD4">
      <w:pPr>
        <w:jc w:val="both"/>
        <w:rPr>
          <w:rFonts w:cstheme="minorHAnsi"/>
          <w:i/>
          <w:lang w:val="en-US"/>
        </w:rPr>
      </w:pPr>
      <w:r>
        <w:rPr>
          <w:rFonts w:cstheme="minorHAnsi"/>
          <w:i/>
        </w:rPr>
        <w:t>You have failed to respond to our text message/letter dated ………</w:t>
      </w:r>
      <w:proofErr w:type="gramStart"/>
      <w:r>
        <w:rPr>
          <w:rFonts w:cstheme="minorHAnsi"/>
          <w:i/>
        </w:rPr>
        <w:t>…..</w:t>
      </w:r>
      <w:proofErr w:type="gramEnd"/>
      <w:r>
        <w:rPr>
          <w:rFonts w:cstheme="minorHAnsi"/>
          <w:i/>
        </w:rPr>
        <w:t>…. respectively. Notice is hereby given that you are now required to attend a disciplinary hearing scheduled for ……………</w:t>
      </w:r>
      <w:proofErr w:type="gramStart"/>
      <w:r>
        <w:rPr>
          <w:rFonts w:cstheme="minorHAnsi"/>
          <w:i/>
        </w:rPr>
        <w:t>…..</w:t>
      </w:r>
      <w:proofErr w:type="gramEnd"/>
      <w:r>
        <w:rPr>
          <w:rFonts w:cstheme="minorHAnsi"/>
          <w:i/>
        </w:rPr>
        <w:t xml:space="preserve">(give at least 48 </w:t>
      </w:r>
      <w:proofErr w:type="spellStart"/>
      <w:r>
        <w:rPr>
          <w:rFonts w:cstheme="minorHAnsi"/>
          <w:i/>
        </w:rPr>
        <w:t>hours notice</w:t>
      </w:r>
      <w:proofErr w:type="spellEnd"/>
      <w:r>
        <w:rPr>
          <w:rFonts w:cstheme="minorHAnsi"/>
          <w:i/>
        </w:rPr>
        <w:t>). The charge that has been brought against you is that of desertion</w:t>
      </w:r>
      <w:ins w:id="39" w:author="Allison Ammasai" w:date="2025-01-09T16:06:00Z" w16du:dateUtc="2025-01-09T14:06:00Z">
        <w:r w:rsidR="00132D22">
          <w:rPr>
            <w:rFonts w:cstheme="minorHAnsi"/>
            <w:i/>
          </w:rPr>
          <w:t>/absconsion</w:t>
        </w:r>
      </w:ins>
      <w:r>
        <w:rPr>
          <w:rFonts w:cstheme="minorHAnsi"/>
          <w:i/>
        </w:rPr>
        <w:t>. The hearing will take place at ……………(time) at …………………………(venue). You have the right to be represented fellow employee from within the company. Should you fail to attend the hearing the hearing will continue in your absence and as such the chairperson will have only one version on which to base his decision.</w:t>
      </w:r>
    </w:p>
    <w:p w14:paraId="4566B16C" w14:textId="77777777" w:rsidR="001B1AD4" w:rsidRDefault="001B1AD4" w:rsidP="001B1AD4">
      <w:pPr>
        <w:jc w:val="both"/>
        <w:rPr>
          <w:rFonts w:cstheme="minorHAnsi"/>
        </w:rPr>
      </w:pPr>
    </w:p>
    <w:p w14:paraId="0FB15EF9" w14:textId="77777777" w:rsidR="001B1AD4" w:rsidRDefault="001B1AD4" w:rsidP="001B1AD4">
      <w:pPr>
        <w:jc w:val="both"/>
        <w:rPr>
          <w:rFonts w:cstheme="minorHAnsi"/>
          <w:b/>
          <w:lang w:val="en-GB"/>
        </w:rPr>
      </w:pPr>
      <w:r>
        <w:rPr>
          <w:rFonts w:cstheme="minorHAnsi"/>
          <w:b/>
        </w:rPr>
        <w:t>Step 4</w:t>
      </w:r>
    </w:p>
    <w:p w14:paraId="2295413D" w14:textId="77777777" w:rsidR="001B1AD4" w:rsidRDefault="001B1AD4" w:rsidP="001B1AD4">
      <w:pPr>
        <w:jc w:val="both"/>
        <w:rPr>
          <w:rFonts w:cstheme="minorHAnsi"/>
          <w:b/>
        </w:rPr>
      </w:pPr>
    </w:p>
    <w:p w14:paraId="52F47F46" w14:textId="02A693C0" w:rsidR="001B1AD4" w:rsidRDefault="001B1AD4" w:rsidP="001B1AD4">
      <w:pPr>
        <w:jc w:val="both"/>
        <w:rPr>
          <w:rFonts w:cstheme="minorHAnsi"/>
        </w:rPr>
      </w:pPr>
      <w:r>
        <w:rPr>
          <w:rFonts w:cstheme="minorHAnsi"/>
        </w:rPr>
        <w:t>Should the employee again not respond to the text message and/or arrive at the scheduled hearing, the hearing must be convened in the normal manner. Once the outcome of the hearing has been given, send a final text message/</w:t>
      </w:r>
      <w:ins w:id="40" w:author="Allison Ammasai" w:date="2025-01-09T16:03:00Z" w16du:dateUtc="2025-01-09T14:03:00Z">
        <w:r w:rsidR="003C5358">
          <w:rPr>
            <w:rFonts w:cstheme="minorHAnsi"/>
          </w:rPr>
          <w:t>email</w:t>
        </w:r>
      </w:ins>
      <w:del w:id="41" w:author="Allison Ammasai" w:date="2025-01-09T16:03:00Z" w16du:dateUtc="2025-01-09T14:03:00Z">
        <w:r w:rsidDel="003C5358">
          <w:rPr>
            <w:rFonts w:cstheme="minorHAnsi"/>
          </w:rPr>
          <w:delText>letter</w:delText>
        </w:r>
      </w:del>
      <w:r>
        <w:rPr>
          <w:rFonts w:cstheme="minorHAnsi"/>
        </w:rPr>
        <w:t xml:space="preserve"> to the employee before his services are terminated. Once </w:t>
      </w:r>
      <w:r>
        <w:rPr>
          <w:rFonts w:cstheme="minorHAnsi"/>
        </w:rPr>
        <w:lastRenderedPageBreak/>
        <w:t>the text message/letter has been sent and/or signed for respectively you can then safely terminate the individual’s employment for reason of desertion</w:t>
      </w:r>
      <w:ins w:id="42" w:author="Allison Ammasai" w:date="2025-01-09T16:03:00Z" w16du:dateUtc="2025-01-09T14:03:00Z">
        <w:r w:rsidR="003C5358">
          <w:rPr>
            <w:rFonts w:cstheme="minorHAnsi"/>
          </w:rPr>
          <w:t>/absconsion</w:t>
        </w:r>
      </w:ins>
      <w:del w:id="43" w:author="Allison Ammasai" w:date="2025-01-09T16:03:00Z" w16du:dateUtc="2025-01-09T14:03:00Z">
        <w:r w:rsidDel="003C5358">
          <w:rPr>
            <w:rFonts w:cstheme="minorHAnsi"/>
          </w:rPr>
          <w:delText>.</w:delText>
        </w:r>
      </w:del>
    </w:p>
    <w:p w14:paraId="08C39087" w14:textId="77777777" w:rsidR="001B1AD4" w:rsidRDefault="001B1AD4" w:rsidP="001B1AD4">
      <w:pPr>
        <w:jc w:val="both"/>
        <w:rPr>
          <w:rFonts w:cstheme="minorHAnsi"/>
        </w:rPr>
      </w:pPr>
    </w:p>
    <w:p w14:paraId="518C3454" w14:textId="19396EEF" w:rsidR="001B1AD4" w:rsidRDefault="001B1AD4" w:rsidP="001B1AD4">
      <w:pPr>
        <w:jc w:val="both"/>
        <w:rPr>
          <w:rFonts w:cstheme="minorHAnsi"/>
          <w:lang w:val="en-US"/>
        </w:rPr>
      </w:pPr>
      <w:del w:id="44" w:author="Allison Ammasai" w:date="2025-01-09T16:06:00Z" w16du:dateUtc="2025-01-09T14:06:00Z">
        <w:r w:rsidDel="00132D22">
          <w:rPr>
            <w:rFonts w:cstheme="minorHAnsi"/>
          </w:rPr>
          <w:delText>The text message/</w:delText>
        </w:r>
      </w:del>
      <w:del w:id="45" w:author="Allison Ammasai" w:date="2025-01-09T16:04:00Z" w16du:dateUtc="2025-01-09T14:04:00Z">
        <w:r w:rsidDel="00817D9B">
          <w:rPr>
            <w:rFonts w:cstheme="minorHAnsi"/>
          </w:rPr>
          <w:delText>letter</w:delText>
        </w:r>
      </w:del>
      <w:del w:id="46" w:author="Allison Ammasai" w:date="2025-01-09T16:06:00Z" w16du:dateUtc="2025-01-09T14:06:00Z">
        <w:r w:rsidDel="00132D22">
          <w:rPr>
            <w:rFonts w:cstheme="minorHAnsi"/>
          </w:rPr>
          <w:delText xml:space="preserve"> is to be worded as follows</w:delText>
        </w:r>
      </w:del>
      <w:r>
        <w:rPr>
          <w:rFonts w:cstheme="minorHAnsi"/>
        </w:rPr>
        <w:t>:</w:t>
      </w:r>
      <w:ins w:id="47" w:author="Allison Ammasai" w:date="2025-01-09T16:07:00Z" w16du:dateUtc="2025-01-09T14:07:00Z">
        <w:r w:rsidR="00132D22">
          <w:rPr>
            <w:rFonts w:cstheme="minorHAnsi"/>
          </w:rPr>
          <w:t xml:space="preserve"> The outcome of the disciplinary hearing as well as notice of dismissal should be sent to the employee.</w:t>
        </w:r>
      </w:ins>
    </w:p>
    <w:p w14:paraId="0AC05795" w14:textId="77777777" w:rsidR="001B1AD4" w:rsidRDefault="001B1AD4" w:rsidP="001B1AD4">
      <w:pPr>
        <w:jc w:val="both"/>
        <w:rPr>
          <w:rFonts w:cstheme="minorHAnsi"/>
        </w:rPr>
      </w:pPr>
    </w:p>
    <w:p w14:paraId="0FEC932C" w14:textId="1EAAA8EB" w:rsidR="001B1AD4" w:rsidRDefault="001B1AD4" w:rsidP="001B1AD4">
      <w:pPr>
        <w:jc w:val="both"/>
        <w:rPr>
          <w:rFonts w:cstheme="minorHAnsi"/>
          <w:i/>
          <w:lang w:val="en-US"/>
        </w:rPr>
      </w:pPr>
      <w:r>
        <w:rPr>
          <w:rFonts w:cstheme="minorHAnsi"/>
          <w:i/>
        </w:rPr>
        <w:t>On ………………….…</w:t>
      </w:r>
      <w:proofErr w:type="gramStart"/>
      <w:r>
        <w:rPr>
          <w:rFonts w:cstheme="minorHAnsi"/>
          <w:i/>
        </w:rPr>
        <w:t>…..</w:t>
      </w:r>
      <w:proofErr w:type="gramEnd"/>
      <w:r>
        <w:rPr>
          <w:rFonts w:cstheme="minorHAnsi"/>
          <w:i/>
        </w:rPr>
        <w:t xml:space="preserve"> (date) you were notified to attend a disciplinary hearing for desertion</w:t>
      </w:r>
      <w:ins w:id="48" w:author="Allison Ammasai" w:date="2025-01-09T16:04:00Z" w16du:dateUtc="2025-01-09T14:04:00Z">
        <w:r w:rsidR="00817D9B">
          <w:rPr>
            <w:rFonts w:cstheme="minorHAnsi"/>
            <w:i/>
          </w:rPr>
          <w:t>/absconsion</w:t>
        </w:r>
      </w:ins>
      <w:r>
        <w:rPr>
          <w:rFonts w:cstheme="minorHAnsi"/>
          <w:i/>
        </w:rPr>
        <w:t>. You failed to attend the scheduled hearing and as such it consequently proceeded in your absence. You were found guilty of desertion. Your services with iRam are therefore terminated with immediate effect.</w:t>
      </w:r>
    </w:p>
    <w:p w14:paraId="01D6C0A0" w14:textId="77777777" w:rsidR="001B1AD4" w:rsidRDefault="001B1AD4" w:rsidP="001B1AD4">
      <w:pPr>
        <w:jc w:val="both"/>
        <w:rPr>
          <w:rFonts w:cstheme="minorHAnsi"/>
        </w:rPr>
      </w:pPr>
    </w:p>
    <w:p w14:paraId="26A87219" w14:textId="77777777" w:rsidR="001B1AD4" w:rsidRDefault="001B1AD4" w:rsidP="001B1AD4">
      <w:pPr>
        <w:ind w:left="1440" w:hanging="1440"/>
        <w:jc w:val="both"/>
        <w:rPr>
          <w:rFonts w:cstheme="minorHAnsi"/>
          <w:lang w:val="en-GB"/>
        </w:rPr>
      </w:pPr>
      <w:r>
        <w:rPr>
          <w:rFonts w:cstheme="minorHAnsi"/>
        </w:rPr>
        <w:t>NOTE:</w:t>
      </w:r>
      <w:r>
        <w:rPr>
          <w:rFonts w:cstheme="minorHAnsi"/>
        </w:rPr>
        <w:tab/>
      </w:r>
    </w:p>
    <w:p w14:paraId="272DF6DD" w14:textId="19E2C67D" w:rsidR="001B1AD4" w:rsidRDefault="001B1AD4" w:rsidP="001B1AD4">
      <w:pPr>
        <w:jc w:val="both"/>
        <w:rPr>
          <w:rFonts w:cstheme="minorHAnsi"/>
        </w:rPr>
      </w:pPr>
      <w:r>
        <w:rPr>
          <w:rFonts w:cstheme="minorHAnsi"/>
        </w:rPr>
        <w:t xml:space="preserve">The most important issue in this process is to ensure that you keep screen shots of texts </w:t>
      </w:r>
      <w:ins w:id="49" w:author="Allison Ammasai" w:date="2025-01-09T16:08:00Z" w16du:dateUtc="2025-01-09T14:08:00Z">
        <w:r w:rsidR="00FB4D55">
          <w:rPr>
            <w:rFonts w:cstheme="minorHAnsi"/>
          </w:rPr>
          <w:t xml:space="preserve">and emails </w:t>
        </w:r>
      </w:ins>
      <w:r>
        <w:rPr>
          <w:rFonts w:cstheme="minorHAnsi"/>
        </w:rPr>
        <w:t>sent</w:t>
      </w:r>
      <w:del w:id="50" w:author="Allison Ammasai" w:date="2025-01-09T16:08:00Z" w16du:dateUtc="2025-01-09T14:08:00Z">
        <w:r w:rsidDel="00FB4D55">
          <w:rPr>
            <w:rFonts w:cstheme="minorHAnsi"/>
          </w:rPr>
          <w:delText xml:space="preserve"> and</w:delText>
        </w:r>
      </w:del>
      <w:ins w:id="51" w:author="Allison Ammasai" w:date="2025-01-09T16:07:00Z" w16du:dateUtc="2025-01-09T14:07:00Z">
        <w:r w:rsidR="00FB4D55">
          <w:rPr>
            <w:rFonts w:cstheme="minorHAnsi"/>
          </w:rPr>
          <w:t>e</w:t>
        </w:r>
      </w:ins>
      <w:del w:id="52" w:author="Allison Ammasai" w:date="2025-01-09T16:07:00Z" w16du:dateUtc="2025-01-09T14:07:00Z">
        <w:r w:rsidDel="00132D22">
          <w:rPr>
            <w:rFonts w:cstheme="minorHAnsi"/>
          </w:rPr>
          <w:delText>/or a signed copy of the letter by the person who took receipt of it</w:delText>
        </w:r>
      </w:del>
      <w:r>
        <w:rPr>
          <w:rFonts w:cstheme="minorHAnsi"/>
        </w:rPr>
        <w:t>. These copies are to be placed on the employee’s file in case you are required to defend a case of alleged unfair dismissal at a later stage.</w:t>
      </w:r>
    </w:p>
    <w:p w14:paraId="2964353B" w14:textId="77777777" w:rsidR="001B1AD4" w:rsidRDefault="001B1AD4" w:rsidP="001B1AD4">
      <w:pPr>
        <w:jc w:val="both"/>
        <w:rPr>
          <w:rFonts w:cstheme="minorHAnsi"/>
        </w:rPr>
      </w:pPr>
    </w:p>
    <w:p w14:paraId="045AF413" w14:textId="77777777" w:rsidR="001B1AD4" w:rsidRDefault="001B1AD4" w:rsidP="001B1AD4">
      <w:pPr>
        <w:jc w:val="both"/>
        <w:rPr>
          <w:rFonts w:cstheme="minorHAnsi"/>
        </w:rPr>
      </w:pPr>
      <w:r>
        <w:rPr>
          <w:rFonts w:cstheme="minorHAnsi"/>
        </w:rPr>
        <w:t>Should the employee respond to any of the texts/letters and return to work, the company will take then necessary disciplinary action as referenced in the Disciplinary Code for unauthorized absence.</w:t>
      </w:r>
    </w:p>
    <w:p w14:paraId="30523600" w14:textId="77777777" w:rsidR="001B1AD4" w:rsidRDefault="001B1AD4" w:rsidP="001B1AD4">
      <w:pPr>
        <w:ind w:left="1440" w:hanging="1440"/>
        <w:jc w:val="both"/>
        <w:rPr>
          <w:rFonts w:cstheme="minorHAnsi"/>
        </w:rPr>
      </w:pPr>
    </w:p>
    <w:p w14:paraId="5CEE6136" w14:textId="77777777" w:rsidR="001B1AD4" w:rsidRDefault="001B1AD4" w:rsidP="001B1AD4">
      <w:pPr>
        <w:ind w:left="1440" w:hanging="1440"/>
        <w:jc w:val="both"/>
        <w:rPr>
          <w:rFonts w:cstheme="minorHAnsi"/>
        </w:rPr>
      </w:pPr>
      <w:r>
        <w:rPr>
          <w:rFonts w:cstheme="minorHAnsi"/>
        </w:rPr>
        <w:t xml:space="preserve">If you have an appeal procedure in place and the employee returns after having been </w:t>
      </w:r>
    </w:p>
    <w:p w14:paraId="40142BD6" w14:textId="77777777" w:rsidR="001B1AD4" w:rsidRDefault="001B1AD4" w:rsidP="001B1AD4">
      <w:pPr>
        <w:ind w:left="1440" w:hanging="1440"/>
        <w:jc w:val="both"/>
        <w:rPr>
          <w:rFonts w:cstheme="minorHAnsi"/>
        </w:rPr>
      </w:pPr>
      <w:r>
        <w:rPr>
          <w:rFonts w:cstheme="minorHAnsi"/>
        </w:rPr>
        <w:t>dismissed you may want to allow him/her to appeal so that the reasons for his absence can</w:t>
      </w:r>
    </w:p>
    <w:p w14:paraId="60E274B3" w14:textId="77777777" w:rsidR="001B1AD4" w:rsidRDefault="001B1AD4" w:rsidP="001B1AD4">
      <w:pPr>
        <w:ind w:left="1440" w:hanging="1440"/>
        <w:jc w:val="both"/>
        <w:rPr>
          <w:rFonts w:cstheme="minorHAnsi"/>
        </w:rPr>
      </w:pPr>
      <w:r>
        <w:rPr>
          <w:rFonts w:cstheme="minorHAnsi"/>
        </w:rPr>
        <w:t>be heard.</w:t>
      </w:r>
    </w:p>
    <w:p w14:paraId="6AA3ED90" w14:textId="77777777" w:rsidR="001B1AD4" w:rsidRDefault="001B1AD4" w:rsidP="001B1AD4">
      <w:pPr>
        <w:jc w:val="both"/>
        <w:rPr>
          <w:rFonts w:cstheme="minorHAnsi"/>
        </w:rPr>
      </w:pPr>
    </w:p>
    <w:p w14:paraId="2DDD94CA" w14:textId="77777777" w:rsidR="001B1AD4" w:rsidRDefault="001B1AD4" w:rsidP="001B1AD4">
      <w:pPr>
        <w:jc w:val="both"/>
        <w:rPr>
          <w:rFonts w:cstheme="minorHAnsi"/>
        </w:rPr>
      </w:pPr>
    </w:p>
    <w:p w14:paraId="2AF4EB75" w14:textId="77777777" w:rsidR="00830A54" w:rsidRDefault="00830A54"/>
    <w:sectPr w:rsidR="00830A54">
      <w:headerReference w:type="default" r:id="rId14"/>
      <w:foot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llison Ammasai" w:date="2025-01-10T09:21:00Z" w:initials="AA">
    <w:p w14:paraId="74621DC5" w14:textId="77777777" w:rsidR="0065315F" w:rsidRDefault="00503433" w:rsidP="0065315F">
      <w:pPr>
        <w:pStyle w:val="CommentText"/>
      </w:pPr>
      <w:r>
        <w:rPr>
          <w:rStyle w:val="CommentReference"/>
        </w:rPr>
        <w:annotationRef/>
      </w:r>
      <w:r w:rsidR="0065315F">
        <w:t>Should we rather name this policy Absconsion as we rarely use the word desertion?</w:t>
      </w:r>
    </w:p>
  </w:comment>
  <w:comment w:id="7" w:author="Allison Ammasai" w:date="2025-01-10T09:23:00Z" w:initials="AA">
    <w:p w14:paraId="47021126" w14:textId="53B7FF0B" w:rsidR="0065315F" w:rsidRDefault="0065315F" w:rsidP="0065315F">
      <w:pPr>
        <w:pStyle w:val="CommentText"/>
      </w:pPr>
      <w:r>
        <w:rPr>
          <w:rStyle w:val="CommentReference"/>
        </w:rPr>
        <w:annotationRef/>
      </w:r>
      <w:r>
        <w:t>3 instead of 5 days?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621DC5" w15:done="0"/>
  <w15:commentEx w15:paraId="470211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DDC0E2" w16cex:dateUtc="2025-01-10T07:21:00Z"/>
  <w16cex:commentExtensible w16cex:durableId="20487573" w16cex:dateUtc="2025-01-10T07: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621DC5" w16cid:durableId="48DDC0E2"/>
  <w16cid:commentId w16cid:paraId="47021126" w16cid:durableId="204875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CAB5D" w14:textId="77777777" w:rsidR="005D15C5" w:rsidRDefault="005D15C5" w:rsidP="001415F7">
      <w:pPr>
        <w:spacing w:after="0" w:line="240" w:lineRule="auto"/>
      </w:pPr>
      <w:r>
        <w:separator/>
      </w:r>
    </w:p>
  </w:endnote>
  <w:endnote w:type="continuationSeparator" w:id="0">
    <w:p w14:paraId="1A3E3820" w14:textId="77777777" w:rsidR="005D15C5" w:rsidRDefault="005D15C5"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4BC53D56" w:rsidR="001415F7" w:rsidRDefault="001415F7">
    <w:pPr>
      <w:pStyle w:val="Footer"/>
    </w:pPr>
    <w:r>
      <w:rPr>
        <w:noProof/>
      </w:rPr>
      <w:drawing>
        <wp:anchor distT="0" distB="0" distL="114300" distR="114300" simplePos="0" relativeHeight="251659264" behindDoc="0" locked="0" layoutInCell="1" allowOverlap="1" wp14:anchorId="42B905A0" wp14:editId="6B4D0C72">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A70EAD">
      <w:rPr>
        <w:noProof/>
      </w:rPr>
      <w:t xml:space="preserve">Desertion </w:t>
    </w:r>
    <w:proofErr w:type="gramStart"/>
    <w:r w:rsidR="00A70EAD">
      <w:rPr>
        <w:noProof/>
      </w:rPr>
      <w:t xml:space="preserve">Policy </w:t>
    </w:r>
    <w:r>
      <w:t xml:space="preserve"> </w:t>
    </w:r>
    <w:r>
      <w:tab/>
    </w:r>
    <w:proofErr w:type="gramEnd"/>
    <w:r>
      <w:t xml:space="preserve">  </w:t>
    </w:r>
    <w:r>
      <w:tab/>
      <w:t>V</w:t>
    </w:r>
    <w:r w:rsidR="00A70EAD">
      <w:t>2</w:t>
    </w:r>
    <w:r>
      <w:t>Dec</w:t>
    </w:r>
    <w:r w:rsidR="00A70EAD">
      <w:t>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1F500" w14:textId="77777777" w:rsidR="005D15C5" w:rsidRDefault="005D15C5" w:rsidP="001415F7">
      <w:pPr>
        <w:spacing w:after="0" w:line="240" w:lineRule="auto"/>
      </w:pPr>
      <w:r>
        <w:separator/>
      </w:r>
    </w:p>
  </w:footnote>
  <w:footnote w:type="continuationSeparator" w:id="0">
    <w:p w14:paraId="65B18DAE" w14:textId="77777777" w:rsidR="005D15C5" w:rsidRDefault="005D15C5"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3"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4"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6"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122532658">
    <w:abstractNumId w:val="3"/>
  </w:num>
  <w:num w:numId="2" w16cid:durableId="199443241">
    <w:abstractNumId w:val="1"/>
  </w:num>
  <w:num w:numId="3" w16cid:durableId="2008634484">
    <w:abstractNumId w:val="2"/>
  </w:num>
  <w:num w:numId="4" w16cid:durableId="1653607739">
    <w:abstractNumId w:val="0"/>
  </w:num>
  <w:num w:numId="5" w16cid:durableId="1207916230">
    <w:abstractNumId w:val="0"/>
  </w:num>
  <w:num w:numId="6" w16cid:durableId="53088305">
    <w:abstractNumId w:val="6"/>
  </w:num>
  <w:num w:numId="7" w16cid:durableId="293683837">
    <w:abstractNumId w:val="4"/>
  </w:num>
  <w:num w:numId="8" w16cid:durableId="189681127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lison Ammasai">
    <w15:presenceInfo w15:providerId="AD" w15:userId="S::Allison@Iram.co.za::6ae216cd-4d62-4fda-b565-bc2b9f65c4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061C91"/>
    <w:rsid w:val="000D7F7D"/>
    <w:rsid w:val="000F0505"/>
    <w:rsid w:val="000F1978"/>
    <w:rsid w:val="00132D22"/>
    <w:rsid w:val="001415F7"/>
    <w:rsid w:val="00193DE7"/>
    <w:rsid w:val="001B1AD4"/>
    <w:rsid w:val="00203829"/>
    <w:rsid w:val="00223883"/>
    <w:rsid w:val="00224F6B"/>
    <w:rsid w:val="002608FF"/>
    <w:rsid w:val="002B6B82"/>
    <w:rsid w:val="002D191A"/>
    <w:rsid w:val="00360097"/>
    <w:rsid w:val="003C5358"/>
    <w:rsid w:val="004174B9"/>
    <w:rsid w:val="00503433"/>
    <w:rsid w:val="00590621"/>
    <w:rsid w:val="005A1A8E"/>
    <w:rsid w:val="005D00EE"/>
    <w:rsid w:val="005D15C5"/>
    <w:rsid w:val="0065315F"/>
    <w:rsid w:val="006F28FA"/>
    <w:rsid w:val="007014C3"/>
    <w:rsid w:val="00754DE2"/>
    <w:rsid w:val="007C19A2"/>
    <w:rsid w:val="008041FA"/>
    <w:rsid w:val="00817D9B"/>
    <w:rsid w:val="00830A54"/>
    <w:rsid w:val="00956789"/>
    <w:rsid w:val="009819B8"/>
    <w:rsid w:val="00994AF1"/>
    <w:rsid w:val="009C6823"/>
    <w:rsid w:val="00A105AD"/>
    <w:rsid w:val="00A37A40"/>
    <w:rsid w:val="00A70EAD"/>
    <w:rsid w:val="00AE123F"/>
    <w:rsid w:val="00B52329"/>
    <w:rsid w:val="00B531DD"/>
    <w:rsid w:val="00BB0DF2"/>
    <w:rsid w:val="00BE6663"/>
    <w:rsid w:val="00C146C4"/>
    <w:rsid w:val="00D87FE5"/>
    <w:rsid w:val="00D917BB"/>
    <w:rsid w:val="00DD4D45"/>
    <w:rsid w:val="00E115D6"/>
    <w:rsid w:val="00E610FF"/>
    <w:rsid w:val="00E84BC5"/>
    <w:rsid w:val="00EE5C43"/>
    <w:rsid w:val="00F135FA"/>
    <w:rsid w:val="00F24AE1"/>
    <w:rsid w:val="00F34F88"/>
    <w:rsid w:val="00F43D40"/>
    <w:rsid w:val="00F6490B"/>
    <w:rsid w:val="00F8094D"/>
    <w:rsid w:val="00FA66F6"/>
    <w:rsid w:val="00FB4D55"/>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paragraph" w:styleId="Revision">
    <w:name w:val="Revision"/>
    <w:hidden/>
    <w:uiPriority w:val="99"/>
    <w:semiHidden/>
    <w:rsid w:val="00A70EAD"/>
    <w:pPr>
      <w:spacing w:after="0" w:line="240" w:lineRule="auto"/>
    </w:pPr>
    <w:rPr>
      <w:rFonts w:ascii="Calibri" w:eastAsia="Times New Roman" w:hAnsi="Calibri" w:cs="Arial"/>
      <w:lang w:eastAsia="en-ZA"/>
    </w:rPr>
  </w:style>
  <w:style w:type="character" w:styleId="CommentReference">
    <w:name w:val="annotation reference"/>
    <w:basedOn w:val="DefaultParagraphFont"/>
    <w:uiPriority w:val="99"/>
    <w:semiHidden/>
    <w:unhideWhenUsed/>
    <w:rsid w:val="00503433"/>
    <w:rPr>
      <w:sz w:val="16"/>
      <w:szCs w:val="16"/>
    </w:rPr>
  </w:style>
  <w:style w:type="paragraph" w:styleId="CommentText">
    <w:name w:val="annotation text"/>
    <w:basedOn w:val="Normal"/>
    <w:link w:val="CommentTextChar"/>
    <w:uiPriority w:val="99"/>
    <w:unhideWhenUsed/>
    <w:rsid w:val="00503433"/>
    <w:pPr>
      <w:spacing w:line="240" w:lineRule="auto"/>
    </w:pPr>
    <w:rPr>
      <w:sz w:val="20"/>
      <w:szCs w:val="20"/>
    </w:rPr>
  </w:style>
  <w:style w:type="character" w:customStyle="1" w:styleId="CommentTextChar">
    <w:name w:val="Comment Text Char"/>
    <w:basedOn w:val="DefaultParagraphFont"/>
    <w:link w:val="CommentText"/>
    <w:uiPriority w:val="99"/>
    <w:rsid w:val="00503433"/>
    <w:rPr>
      <w:rFonts w:ascii="Calibri" w:eastAsia="Times New Roman" w:hAnsi="Calibri" w:cs="Arial"/>
      <w:sz w:val="20"/>
      <w:szCs w:val="20"/>
      <w:lang w:eastAsia="en-ZA"/>
    </w:rPr>
  </w:style>
  <w:style w:type="paragraph" w:styleId="CommentSubject">
    <w:name w:val="annotation subject"/>
    <w:basedOn w:val="CommentText"/>
    <w:next w:val="CommentText"/>
    <w:link w:val="CommentSubjectChar"/>
    <w:uiPriority w:val="99"/>
    <w:semiHidden/>
    <w:unhideWhenUsed/>
    <w:rsid w:val="00503433"/>
    <w:rPr>
      <w:b/>
      <w:bCs/>
    </w:rPr>
  </w:style>
  <w:style w:type="character" w:customStyle="1" w:styleId="CommentSubjectChar">
    <w:name w:val="Comment Subject Char"/>
    <w:basedOn w:val="CommentTextChar"/>
    <w:link w:val="CommentSubject"/>
    <w:uiPriority w:val="99"/>
    <w:semiHidden/>
    <w:rsid w:val="00503433"/>
    <w:rPr>
      <w:rFonts w:ascii="Calibri" w:eastAsia="Times New Roman" w:hAnsi="Calibri" w:cs="Arial"/>
      <w:b/>
      <w:bCs/>
      <w:sz w:val="20"/>
      <w:szCs w:val="20"/>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973296982">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bec80c0-2b98-44e5-82ef-da268a04bbba" xsi:nil="true"/>
    <lcf76f155ced4ddcb4097134ff3c332f xmlns="2b2f8fc9-3163-46cf-a1d3-b0257177227e">
      <Terms xmlns="http://schemas.microsoft.com/office/infopath/2007/PartnerControls"/>
    </lcf76f155ced4ddcb4097134ff3c332f>
    <Status xmlns="2b2f8fc9-3163-46cf-a1d3-b0257177227e">Active</Status>
    <CAM xmlns="2b2f8fc9-3163-46cf-a1d3-b0257177227e">
      <UserInfo>
        <DisplayName/>
        <AccountId xsi:nil="true"/>
        <AccountType/>
      </UserInfo>
    </CAM>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22BFFA-591C-442D-BA61-CB1EAEFD6BFE}"/>
</file>

<file path=customXml/itemProps2.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5ed6a8fc-a527-45af-9e25-8d8fa5c3a6c4"/>
    <ds:schemaRef ds:uri="744e95d3-0d7e-426d-bef2-4aafb2a1c6ae"/>
  </ds:schemaRefs>
</ds:datastoreItem>
</file>

<file path=customXml/itemProps3.xml><?xml version="1.0" encoding="utf-8"?>
<ds:datastoreItem xmlns:ds="http://schemas.openxmlformats.org/officeDocument/2006/customXml" ds:itemID="{BD8C76B9-6195-487F-8DCB-1D73C9DF4F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708</Words>
  <Characters>4038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Allison Ammasai</cp:lastModifiedBy>
  <cp:revision>20</cp:revision>
  <dcterms:created xsi:type="dcterms:W3CDTF">2025-01-09T09:16:00Z</dcterms:created>
  <dcterms:modified xsi:type="dcterms:W3CDTF">2025-02-19T09:55:00Z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ies>
</file>