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3"/>
        <w:gridCol w:w="3003"/>
        <w:gridCol w:w="3000"/>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0399042F" w:rsidR="00BB0DF2" w:rsidRPr="008165FC" w:rsidRDefault="00BE1E6C" w:rsidP="0044527B">
            <w:pPr>
              <w:spacing w:after="0" w:line="240" w:lineRule="auto"/>
              <w:rPr>
                <w:b/>
                <w:sz w:val="20"/>
                <w:szCs w:val="20"/>
                <w:lang w:val="en-US"/>
              </w:rPr>
            </w:pPr>
            <w:r>
              <w:rPr>
                <w:b/>
                <w:sz w:val="20"/>
                <w:szCs w:val="20"/>
                <w:lang w:val="en-US"/>
              </w:rPr>
              <w:t xml:space="preserve">Personal Vehicle Policy </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50810276" w14:textId="77777777" w:rsidR="006B3DD7" w:rsidRDefault="006B3DD7" w:rsidP="00193DE7">
      <w:pPr>
        <w:tabs>
          <w:tab w:val="left" w:pos="1260"/>
        </w:tabs>
        <w:jc w:val="both"/>
        <w:rPr>
          <w:rFonts w:asciiTheme="minorHAnsi" w:hAnsiTheme="minorHAnsi" w:cstheme="minorHAnsi"/>
        </w:rPr>
      </w:pPr>
    </w:p>
    <w:p w14:paraId="415666DD" w14:textId="04231248" w:rsidR="00193DE7" w:rsidRPr="00A023BA" w:rsidRDefault="00193DE7" w:rsidP="00193DE7">
      <w:pPr>
        <w:tabs>
          <w:tab w:val="left" w:pos="1260"/>
        </w:tabs>
        <w:jc w:val="both"/>
        <w:rPr>
          <w:rFonts w:cs="Calibri"/>
          <w:lang w:eastAsia="en-GB"/>
        </w:rPr>
      </w:pPr>
      <w:r w:rsidRPr="00A023BA">
        <w:rPr>
          <w:rFonts w:cs="Calibri"/>
          <w:lang w:eastAsia="en-GB"/>
        </w:rPr>
        <w:t>The Personal Vehicle for Company Use Policy outlines the regulations and guidelines surrounding the use of personal vehicles for business purposes.</w:t>
      </w:r>
    </w:p>
    <w:p w14:paraId="2AB4F68A" w14:textId="77777777" w:rsidR="00193DE7" w:rsidRPr="00A023BA" w:rsidRDefault="00193DE7" w:rsidP="00193DE7">
      <w:pPr>
        <w:pStyle w:val="ListParagraph"/>
        <w:tabs>
          <w:tab w:val="left" w:pos="1260"/>
        </w:tabs>
        <w:jc w:val="both"/>
        <w:rPr>
          <w:rFonts w:eastAsia="Times New Roman"/>
          <w:lang w:eastAsia="en-GB"/>
        </w:rPr>
      </w:pPr>
    </w:p>
    <w:p w14:paraId="7B62E631" w14:textId="77777777" w:rsidR="00193DE7" w:rsidRPr="00A310BB" w:rsidRDefault="00193DE7" w:rsidP="00193DE7">
      <w:pPr>
        <w:tabs>
          <w:tab w:val="left" w:pos="1260"/>
        </w:tabs>
        <w:jc w:val="both"/>
        <w:rPr>
          <w:rFonts w:asciiTheme="minorHAnsi" w:hAnsiTheme="minorHAnsi" w:cstheme="minorHAnsi"/>
          <w:b/>
          <w:bCs/>
          <w:sz w:val="24"/>
          <w:szCs w:val="24"/>
          <w:u w:val="single"/>
        </w:rPr>
      </w:pPr>
      <w:r w:rsidRPr="00A310BB">
        <w:rPr>
          <w:rFonts w:asciiTheme="minorHAnsi" w:hAnsiTheme="minorHAnsi" w:cstheme="minorHAnsi"/>
          <w:b/>
          <w:bCs/>
          <w:sz w:val="24"/>
          <w:szCs w:val="24"/>
          <w:u w:val="single"/>
        </w:rPr>
        <w:t>PROCEDURE:</w:t>
      </w:r>
    </w:p>
    <w:p w14:paraId="1C25F2BE" w14:textId="77777777" w:rsidR="00193DE7" w:rsidRPr="00157595" w:rsidRDefault="00193DE7" w:rsidP="00193DE7">
      <w:pPr>
        <w:pStyle w:val="ListParagraph"/>
        <w:tabs>
          <w:tab w:val="left" w:pos="1260"/>
        </w:tabs>
        <w:jc w:val="both"/>
      </w:pPr>
    </w:p>
    <w:p w14:paraId="76DE301F" w14:textId="4CC92061" w:rsidR="00193DE7" w:rsidRPr="00A023BA" w:rsidRDefault="006B3DD7" w:rsidP="00193DE7">
      <w:pPr>
        <w:tabs>
          <w:tab w:val="left" w:pos="1260"/>
        </w:tabs>
        <w:jc w:val="both"/>
        <w:rPr>
          <w:rFonts w:cs="Calibri"/>
          <w:lang w:eastAsia="en-GB"/>
        </w:rPr>
      </w:pPr>
      <w:ins w:id="0" w:author="Allison Ammasai" w:date="2025-01-09T13:35:00Z" w16du:dateUtc="2025-01-09T11:35:00Z">
        <w:r>
          <w:rPr>
            <w:rFonts w:cs="Calibri"/>
            <w:lang w:eastAsia="en-GB"/>
          </w:rPr>
          <w:t>iR</w:t>
        </w:r>
      </w:ins>
      <w:del w:id="1" w:author="Allison Ammasai" w:date="2025-01-09T13:35:00Z" w16du:dateUtc="2025-01-09T11:35:00Z">
        <w:r w:rsidR="00193DE7" w:rsidRPr="00A023BA" w:rsidDel="006B3DD7">
          <w:rPr>
            <w:rFonts w:cs="Calibri"/>
            <w:lang w:eastAsia="en-GB"/>
          </w:rPr>
          <w:delText>IR</w:delText>
        </w:r>
      </w:del>
      <w:r w:rsidR="00193DE7" w:rsidRPr="00A023BA">
        <w:rPr>
          <w:rFonts w:cs="Calibri"/>
          <w:lang w:eastAsia="en-GB"/>
        </w:rPr>
        <w:t>am recogni</w:t>
      </w:r>
      <w:ins w:id="2" w:author="Allison Ammasai" w:date="2025-01-09T13:35:00Z" w16du:dateUtc="2025-01-09T11:35:00Z">
        <w:r>
          <w:rPr>
            <w:rFonts w:cs="Calibri"/>
            <w:lang w:eastAsia="en-GB"/>
          </w:rPr>
          <w:t>z</w:t>
        </w:r>
      </w:ins>
      <w:del w:id="3" w:author="Allison Ammasai" w:date="2025-01-09T13:35:00Z" w16du:dateUtc="2025-01-09T11:35:00Z">
        <w:r w:rsidR="00193DE7" w:rsidRPr="00A023BA" w:rsidDel="006B3DD7">
          <w:rPr>
            <w:rFonts w:cs="Calibri"/>
            <w:lang w:eastAsia="en-GB"/>
          </w:rPr>
          <w:delText>s</w:delText>
        </w:r>
      </w:del>
      <w:r w:rsidR="00193DE7" w:rsidRPr="00A023BA">
        <w:rPr>
          <w:rFonts w:cs="Calibri"/>
          <w:lang w:eastAsia="en-GB"/>
        </w:rPr>
        <w:t xml:space="preserve">es that employees may be required to use their own personal vehicle to complete iRam business from time to time. Employees shall only be authorised to use personal vehicles for carrying out </w:t>
      </w:r>
      <w:ins w:id="4" w:author="Allison Ammasai" w:date="2025-01-09T13:35:00Z" w16du:dateUtc="2025-01-09T11:35:00Z">
        <w:r w:rsidR="00124DE5">
          <w:rPr>
            <w:rFonts w:cs="Calibri"/>
            <w:lang w:eastAsia="en-GB"/>
          </w:rPr>
          <w:t>iR</w:t>
        </w:r>
      </w:ins>
      <w:del w:id="5" w:author="Allison Ammasai" w:date="2025-01-09T13:35:00Z" w16du:dateUtc="2025-01-09T11:35:00Z">
        <w:r w:rsidR="00193DE7" w:rsidRPr="00A023BA" w:rsidDel="00124DE5">
          <w:rPr>
            <w:rFonts w:cs="Calibri"/>
            <w:lang w:eastAsia="en-GB"/>
          </w:rPr>
          <w:delText>IR</w:delText>
        </w:r>
      </w:del>
      <w:r w:rsidR="00193DE7" w:rsidRPr="00A023BA">
        <w:rPr>
          <w:rFonts w:cs="Calibri"/>
          <w:lang w:eastAsia="en-GB"/>
        </w:rPr>
        <w:t>am business upon meeting the following conditions:</w:t>
      </w:r>
    </w:p>
    <w:p w14:paraId="44E911F1" w14:textId="77777777" w:rsidR="00193DE7" w:rsidRPr="00A023BA" w:rsidRDefault="00193DE7" w:rsidP="00193DE7">
      <w:pPr>
        <w:tabs>
          <w:tab w:val="left" w:pos="1260"/>
        </w:tabs>
        <w:jc w:val="both"/>
        <w:rPr>
          <w:rFonts w:cs="Calibri"/>
          <w:lang w:eastAsia="en-GB"/>
        </w:rPr>
      </w:pPr>
    </w:p>
    <w:p w14:paraId="3C622DFB" w14:textId="77777777" w:rsidR="00193DE7" w:rsidRPr="00A023BA" w:rsidRDefault="00193DE7" w:rsidP="00193DE7">
      <w:pPr>
        <w:tabs>
          <w:tab w:val="left" w:pos="1260"/>
        </w:tabs>
        <w:jc w:val="both"/>
        <w:rPr>
          <w:rFonts w:cs="Calibri"/>
          <w:lang w:eastAsia="en-GB"/>
        </w:rPr>
      </w:pPr>
      <w:r w:rsidRPr="00A023BA">
        <w:rPr>
          <w:rFonts w:cs="Calibri"/>
          <w:lang w:eastAsia="en-GB"/>
        </w:rPr>
        <w:t>•    Possess a valid driver's license;</w:t>
      </w:r>
    </w:p>
    <w:p w14:paraId="1D8AD173" w14:textId="77777777" w:rsidR="00193DE7" w:rsidRPr="00A023BA" w:rsidRDefault="00193DE7" w:rsidP="00193DE7">
      <w:pPr>
        <w:tabs>
          <w:tab w:val="left" w:pos="1260"/>
        </w:tabs>
        <w:jc w:val="both"/>
        <w:rPr>
          <w:rFonts w:cs="Calibri"/>
          <w:lang w:eastAsia="en-GB"/>
        </w:rPr>
      </w:pPr>
      <w:r w:rsidRPr="00A023BA">
        <w:rPr>
          <w:rFonts w:cs="Calibri"/>
          <w:lang w:eastAsia="en-GB"/>
        </w:rPr>
        <w:t>•    Vehicle is legally registered;</w:t>
      </w:r>
    </w:p>
    <w:p w14:paraId="7191E564" w14:textId="657B2A67" w:rsidR="00193DE7" w:rsidRPr="00A023BA" w:rsidRDefault="00193DE7" w:rsidP="00193DE7">
      <w:pPr>
        <w:tabs>
          <w:tab w:val="left" w:pos="1260"/>
        </w:tabs>
        <w:jc w:val="both"/>
        <w:rPr>
          <w:rFonts w:cs="Calibri"/>
          <w:lang w:eastAsia="en-GB"/>
        </w:rPr>
      </w:pPr>
      <w:r w:rsidRPr="00A023BA">
        <w:rPr>
          <w:rFonts w:cs="Calibri"/>
          <w:lang w:eastAsia="en-GB"/>
        </w:rPr>
        <w:t xml:space="preserve">•    Vehicle has been deemed safe </w:t>
      </w:r>
      <w:r>
        <w:rPr>
          <w:rFonts w:cs="Calibri"/>
          <w:lang w:eastAsia="en-GB"/>
        </w:rPr>
        <w:t>by Car Service City</w:t>
      </w:r>
      <w:ins w:id="6" w:author="Allison Ammasai" w:date="2025-01-09T13:37:00Z" w16du:dateUtc="2025-01-09T11:37:00Z">
        <w:r w:rsidR="00A05667">
          <w:rPr>
            <w:rFonts w:cs="Calibri"/>
            <w:lang w:eastAsia="en-GB"/>
          </w:rPr>
          <w:t xml:space="preserve">/Relevant </w:t>
        </w:r>
        <w:commentRangeStart w:id="7"/>
        <w:r w:rsidR="00A05667">
          <w:rPr>
            <w:rFonts w:cs="Calibri"/>
            <w:lang w:eastAsia="en-GB"/>
          </w:rPr>
          <w:t>service</w:t>
        </w:r>
      </w:ins>
      <w:commentRangeEnd w:id="7"/>
      <w:ins w:id="8" w:author="Allison Ammasai" w:date="2025-01-10T09:42:00Z" w16du:dateUtc="2025-01-10T07:42:00Z">
        <w:r w:rsidR="00C43172">
          <w:rPr>
            <w:rStyle w:val="CommentReference"/>
          </w:rPr>
          <w:commentReference w:id="7"/>
        </w:r>
      </w:ins>
      <w:ins w:id="9" w:author="Allison Ammasai" w:date="2025-01-09T13:37:00Z" w16du:dateUtc="2025-01-09T11:37:00Z">
        <w:r w:rsidR="00A05667">
          <w:rPr>
            <w:rFonts w:cs="Calibri"/>
            <w:lang w:eastAsia="en-GB"/>
          </w:rPr>
          <w:t xml:space="preserve"> provider</w:t>
        </w:r>
      </w:ins>
      <w:r>
        <w:rPr>
          <w:rFonts w:cs="Calibri"/>
          <w:lang w:eastAsia="en-GB"/>
        </w:rPr>
        <w:t xml:space="preserve"> </w:t>
      </w:r>
      <w:r w:rsidRPr="00A023BA">
        <w:rPr>
          <w:rFonts w:cs="Calibri"/>
          <w:lang w:eastAsia="en-GB"/>
        </w:rPr>
        <w:t>to operate and maintained as such;</w:t>
      </w:r>
    </w:p>
    <w:p w14:paraId="051A2B83" w14:textId="77777777" w:rsidR="00193DE7" w:rsidRPr="00A023BA" w:rsidRDefault="00193DE7" w:rsidP="00193DE7">
      <w:pPr>
        <w:tabs>
          <w:tab w:val="left" w:pos="1260"/>
        </w:tabs>
        <w:jc w:val="both"/>
        <w:rPr>
          <w:rFonts w:cs="Calibri"/>
          <w:lang w:eastAsia="en-GB"/>
        </w:rPr>
      </w:pPr>
      <w:r w:rsidRPr="00A023BA">
        <w:rPr>
          <w:rFonts w:cs="Calibri"/>
          <w:lang w:eastAsia="en-GB"/>
        </w:rPr>
        <w:t>•    Employee holds comprehensive insurance cover for their vehicle as well as have a ‘hire car’ option in</w:t>
      </w:r>
      <w:r>
        <w:rPr>
          <w:rFonts w:cs="Calibri"/>
          <w:lang w:eastAsia="en-GB"/>
        </w:rPr>
        <w:t xml:space="preserve"> </w:t>
      </w:r>
      <w:r w:rsidRPr="00A023BA">
        <w:rPr>
          <w:rFonts w:cs="Calibri"/>
          <w:lang w:eastAsia="en-GB"/>
        </w:rPr>
        <w:t>case of accidents, if possible</w:t>
      </w:r>
      <w:r>
        <w:rPr>
          <w:rFonts w:cs="Calibri"/>
          <w:lang w:eastAsia="en-GB"/>
        </w:rPr>
        <w:t xml:space="preserve">- Failure to have a vehicle for longer than 7 working days may lead to an incapacity disciplinary enquiry. </w:t>
      </w:r>
    </w:p>
    <w:p w14:paraId="5803EF92" w14:textId="77777777" w:rsidR="00193DE7" w:rsidRPr="00157595" w:rsidRDefault="00193DE7" w:rsidP="00193DE7">
      <w:pPr>
        <w:tabs>
          <w:tab w:val="left" w:pos="1260"/>
        </w:tabs>
        <w:jc w:val="both"/>
      </w:pPr>
    </w:p>
    <w:p w14:paraId="2A0A899C" w14:textId="2CAF120B" w:rsidR="00193DE7" w:rsidRPr="00A023BA" w:rsidRDefault="00193DE7" w:rsidP="00193DE7">
      <w:pPr>
        <w:tabs>
          <w:tab w:val="left" w:pos="1260"/>
        </w:tabs>
        <w:jc w:val="both"/>
        <w:rPr>
          <w:rFonts w:cs="Calibri"/>
          <w:lang w:eastAsia="en-GB"/>
        </w:rPr>
      </w:pPr>
      <w:r w:rsidRPr="00A023BA">
        <w:rPr>
          <w:rFonts w:cs="Calibri"/>
          <w:lang w:eastAsia="en-GB"/>
        </w:rPr>
        <w:t xml:space="preserve">All employees driving a personal vehicle to carry out business for and on behalf of </w:t>
      </w:r>
      <w:ins w:id="10" w:author="Allison Ammasai" w:date="2025-01-09T13:38:00Z" w16du:dateUtc="2025-01-09T11:38:00Z">
        <w:r w:rsidR="00962D4B">
          <w:rPr>
            <w:rFonts w:cs="Calibri"/>
            <w:lang w:eastAsia="en-GB"/>
          </w:rPr>
          <w:t>iR</w:t>
        </w:r>
      </w:ins>
      <w:del w:id="11" w:author="Allison Ammasai" w:date="2025-01-09T13:38:00Z" w16du:dateUtc="2025-01-09T11:38:00Z">
        <w:r w:rsidRPr="00A023BA" w:rsidDel="00962D4B">
          <w:rPr>
            <w:rFonts w:cs="Calibri"/>
            <w:lang w:eastAsia="en-GB"/>
          </w:rPr>
          <w:delText>IR</w:delText>
        </w:r>
      </w:del>
      <w:proofErr w:type="gramStart"/>
      <w:r w:rsidRPr="00A023BA">
        <w:rPr>
          <w:rFonts w:cs="Calibri"/>
          <w:lang w:eastAsia="en-GB"/>
        </w:rPr>
        <w:t>am must follow</w:t>
      </w:r>
      <w:proofErr w:type="gramEnd"/>
      <w:r w:rsidRPr="00A023BA">
        <w:rPr>
          <w:rFonts w:cs="Calibri"/>
          <w:lang w:eastAsia="en-GB"/>
        </w:rPr>
        <w:t xml:space="preserve"> all of the rules of the road. All vehicle operators are responsible for using the vehicle in a safe and responsible manner while conducting company business and are to abide by all traffic laws while operating a vehicle.</w:t>
      </w:r>
    </w:p>
    <w:p w14:paraId="714DE9C7" w14:textId="77777777" w:rsidR="00193DE7" w:rsidRPr="00A023BA" w:rsidRDefault="00193DE7" w:rsidP="00193DE7">
      <w:pPr>
        <w:tabs>
          <w:tab w:val="left" w:pos="1260"/>
        </w:tabs>
        <w:jc w:val="both"/>
        <w:rPr>
          <w:rFonts w:cs="Calibri"/>
          <w:lang w:eastAsia="en-GB"/>
        </w:rPr>
      </w:pPr>
    </w:p>
    <w:p w14:paraId="550E7BC4" w14:textId="77777777" w:rsidR="00193DE7" w:rsidRPr="00A023BA" w:rsidRDefault="00193DE7" w:rsidP="00193DE7">
      <w:pPr>
        <w:tabs>
          <w:tab w:val="left" w:pos="1260"/>
        </w:tabs>
        <w:jc w:val="both"/>
        <w:rPr>
          <w:rFonts w:cs="Calibri"/>
          <w:lang w:eastAsia="en-GB"/>
        </w:rPr>
      </w:pPr>
      <w:r w:rsidRPr="00A023BA">
        <w:rPr>
          <w:rFonts w:cs="Calibri"/>
          <w:lang w:eastAsia="en-GB"/>
        </w:rPr>
        <w:t>Drivers and clients are required to wear their seatbelts at all times, with no exceptions. In order to prevent injury to the operator of the vehicle, as well as bystanders, all cargo inside or on the vehicle must be secured and stored safely at all times. This will prevent unintentional movement, damage to the vehicle, and/or cargo.</w:t>
      </w:r>
    </w:p>
    <w:p w14:paraId="27AEED70" w14:textId="77777777" w:rsidR="00193DE7" w:rsidRPr="00A023BA" w:rsidRDefault="00193DE7" w:rsidP="00193DE7">
      <w:pPr>
        <w:tabs>
          <w:tab w:val="left" w:pos="1260"/>
        </w:tabs>
        <w:jc w:val="both"/>
        <w:rPr>
          <w:rFonts w:cs="Calibri"/>
          <w:lang w:eastAsia="en-GB"/>
        </w:rPr>
      </w:pPr>
    </w:p>
    <w:p w14:paraId="7CD7B65A" w14:textId="50B4496A" w:rsidR="00193DE7" w:rsidRPr="00A023BA" w:rsidRDefault="00193DE7" w:rsidP="00193DE7">
      <w:pPr>
        <w:tabs>
          <w:tab w:val="left" w:pos="1260"/>
        </w:tabs>
        <w:jc w:val="both"/>
        <w:rPr>
          <w:rFonts w:cs="Calibri"/>
          <w:lang w:eastAsia="en-GB"/>
        </w:rPr>
      </w:pPr>
      <w:r w:rsidRPr="00A023BA">
        <w:rPr>
          <w:rFonts w:cs="Calibri"/>
          <w:lang w:eastAsia="en-GB"/>
        </w:rPr>
        <w:t>Employees operating a motori</w:t>
      </w:r>
      <w:ins w:id="12" w:author="Allison Ammasai" w:date="2025-01-09T13:39:00Z" w16du:dateUtc="2025-01-09T11:39:00Z">
        <w:r w:rsidR="0053204B">
          <w:rPr>
            <w:rFonts w:cs="Calibri"/>
            <w:lang w:eastAsia="en-GB"/>
          </w:rPr>
          <w:t>z</w:t>
        </w:r>
      </w:ins>
      <w:del w:id="13" w:author="Allison Ammasai" w:date="2025-01-09T13:39:00Z" w16du:dateUtc="2025-01-09T11:39:00Z">
        <w:r w:rsidRPr="00A023BA" w:rsidDel="0053204B">
          <w:rPr>
            <w:rFonts w:cs="Calibri"/>
            <w:lang w:eastAsia="en-GB"/>
          </w:rPr>
          <w:delText>s</w:delText>
        </w:r>
      </w:del>
      <w:r w:rsidRPr="00A023BA">
        <w:rPr>
          <w:rFonts w:cs="Calibri"/>
          <w:lang w:eastAsia="en-GB"/>
        </w:rPr>
        <w:t xml:space="preserve">ed vehicle for business use are required to possess a valid driver's license in good standing, and the license held must be valid for the type of motor vehicle </w:t>
      </w:r>
      <w:r w:rsidRPr="00A023BA">
        <w:rPr>
          <w:rFonts w:cs="Calibri"/>
          <w:lang w:eastAsia="en-GB"/>
        </w:rPr>
        <w:lastRenderedPageBreak/>
        <w:t xml:space="preserve">being used. Any operator who has his/her driver's license revoked or suspended shall notify </w:t>
      </w:r>
      <w:ins w:id="14" w:author="Allison Ammasai" w:date="2025-01-09T13:38:00Z" w16du:dateUtc="2025-01-09T11:38:00Z">
        <w:r w:rsidR="00BE15E8">
          <w:rPr>
            <w:rFonts w:cs="Calibri"/>
            <w:lang w:eastAsia="en-GB"/>
          </w:rPr>
          <w:t>iR</w:t>
        </w:r>
      </w:ins>
      <w:del w:id="15" w:author="Allison Ammasai" w:date="2025-01-09T13:38:00Z" w16du:dateUtc="2025-01-09T11:38:00Z">
        <w:r w:rsidRPr="00A023BA" w:rsidDel="00BE15E8">
          <w:rPr>
            <w:rFonts w:cs="Calibri"/>
            <w:lang w:eastAsia="en-GB"/>
          </w:rPr>
          <w:delText>IR</w:delText>
        </w:r>
      </w:del>
      <w:r w:rsidRPr="00A023BA">
        <w:rPr>
          <w:rFonts w:cs="Calibri"/>
          <w:lang w:eastAsia="en-GB"/>
        </w:rPr>
        <w:t>am immediately. In this event, the operator shall immediately cease any usage of personal vehicles for business use.</w:t>
      </w:r>
    </w:p>
    <w:p w14:paraId="7A7BA4A3" w14:textId="77777777" w:rsidR="00193DE7" w:rsidRPr="00A023BA" w:rsidRDefault="00193DE7" w:rsidP="00193DE7">
      <w:pPr>
        <w:tabs>
          <w:tab w:val="left" w:pos="1260"/>
        </w:tabs>
        <w:jc w:val="both"/>
        <w:rPr>
          <w:rFonts w:cs="Calibri"/>
          <w:lang w:eastAsia="en-GB"/>
        </w:rPr>
      </w:pPr>
    </w:p>
    <w:p w14:paraId="7467EA7C" w14:textId="77777777" w:rsidR="00193DE7" w:rsidRPr="00A023BA" w:rsidRDefault="00193DE7" w:rsidP="00193DE7">
      <w:pPr>
        <w:tabs>
          <w:tab w:val="left" w:pos="1260"/>
        </w:tabs>
        <w:jc w:val="both"/>
        <w:rPr>
          <w:rFonts w:cs="Calibri"/>
          <w:lang w:eastAsia="en-GB"/>
        </w:rPr>
      </w:pPr>
      <w:r w:rsidRPr="00A023BA">
        <w:rPr>
          <w:rFonts w:cs="Calibri"/>
          <w:lang w:eastAsia="en-GB"/>
        </w:rPr>
        <w:t xml:space="preserve">Driver's </w:t>
      </w:r>
      <w:r>
        <w:rPr>
          <w:rFonts w:cs="Calibri"/>
          <w:lang w:eastAsia="en-GB"/>
        </w:rPr>
        <w:t xml:space="preserve">licenses </w:t>
      </w:r>
      <w:r w:rsidRPr="00A023BA">
        <w:rPr>
          <w:rFonts w:cs="Calibri"/>
          <w:lang w:eastAsia="en-GB"/>
        </w:rPr>
        <w:t>will be acquired for review for all employees driving personal vehicles for business purposes upon request of the insurer.</w:t>
      </w:r>
    </w:p>
    <w:p w14:paraId="519B9F31" w14:textId="77777777" w:rsidR="00193DE7" w:rsidRPr="00A023BA" w:rsidRDefault="00193DE7" w:rsidP="00193DE7">
      <w:pPr>
        <w:tabs>
          <w:tab w:val="left" w:pos="1260"/>
        </w:tabs>
        <w:jc w:val="both"/>
        <w:rPr>
          <w:rFonts w:cs="Calibri"/>
          <w:lang w:eastAsia="en-GB"/>
        </w:rPr>
      </w:pPr>
    </w:p>
    <w:p w14:paraId="5A36F649" w14:textId="7EE7728F" w:rsidR="00193DE7" w:rsidRPr="00A023BA" w:rsidRDefault="00193DE7" w:rsidP="00193DE7">
      <w:pPr>
        <w:tabs>
          <w:tab w:val="left" w:pos="1260"/>
        </w:tabs>
        <w:jc w:val="both"/>
        <w:rPr>
          <w:rFonts w:cs="Calibri"/>
          <w:lang w:eastAsia="en-GB"/>
        </w:rPr>
      </w:pPr>
      <w:r w:rsidRPr="00A023BA">
        <w:rPr>
          <w:rFonts w:cs="Calibri"/>
          <w:lang w:eastAsia="en-GB"/>
        </w:rPr>
        <w:t>No vehicle operator shall drive a vehicle while under the influence of alcohol, including at or beyond the local legal blood alcohol limit. Illegal drugs are not to be used, and operators are not to be under the influence of prescription drugs that cause drowsiness and other forms of impairment that prohibit the safe usage of motorized vehicles.</w:t>
      </w:r>
      <w:ins w:id="16" w:author="Allison Ammasai" w:date="2025-01-09T13:40:00Z" w16du:dateUtc="2025-01-09T11:40:00Z">
        <w:r w:rsidR="006720B6">
          <w:rPr>
            <w:rFonts w:cs="Calibri"/>
            <w:lang w:eastAsia="en-GB"/>
          </w:rPr>
          <w:t xml:space="preserve"> </w:t>
        </w:r>
      </w:ins>
    </w:p>
    <w:p w14:paraId="09934669" w14:textId="77777777" w:rsidR="00193DE7" w:rsidRPr="00A023BA" w:rsidRDefault="00193DE7" w:rsidP="00193DE7">
      <w:pPr>
        <w:tabs>
          <w:tab w:val="left" w:pos="1260"/>
        </w:tabs>
        <w:jc w:val="both"/>
        <w:rPr>
          <w:rFonts w:cs="Calibri"/>
          <w:lang w:eastAsia="en-GB"/>
        </w:rPr>
      </w:pPr>
    </w:p>
    <w:p w14:paraId="22CF2278" w14:textId="77777777" w:rsidR="00A403F4" w:rsidRDefault="00193DE7" w:rsidP="00193DE7">
      <w:pPr>
        <w:tabs>
          <w:tab w:val="left" w:pos="1260"/>
        </w:tabs>
        <w:jc w:val="both"/>
        <w:rPr>
          <w:ins w:id="17" w:author="Allison Ammasai" w:date="2025-01-09T13:40:00Z" w16du:dateUtc="2025-01-09T11:40:00Z"/>
          <w:rFonts w:cs="Calibri"/>
          <w:lang w:eastAsia="en-GB"/>
        </w:rPr>
      </w:pPr>
      <w:r w:rsidRPr="00A023BA">
        <w:rPr>
          <w:rFonts w:cs="Calibri"/>
          <w:lang w:eastAsia="en-GB"/>
        </w:rPr>
        <w:t>Usage of all handheld devices (examples: cell phones, PDA's, MP3 Players, GPS) is strictly prohibited while driving</w:t>
      </w:r>
      <w:r>
        <w:rPr>
          <w:rFonts w:cs="Calibri"/>
          <w:lang w:eastAsia="en-GB"/>
        </w:rPr>
        <w:t xml:space="preserve"> for business use</w:t>
      </w:r>
      <w:r w:rsidRPr="00A023BA">
        <w:rPr>
          <w:rFonts w:cs="Calibri"/>
          <w:lang w:eastAsia="en-GB"/>
        </w:rPr>
        <w:t>.</w:t>
      </w:r>
    </w:p>
    <w:p w14:paraId="7BFA2436" w14:textId="4F12AD5B" w:rsidR="00E04047" w:rsidRPr="00E04047" w:rsidRDefault="00A403F4" w:rsidP="00193DE7">
      <w:pPr>
        <w:tabs>
          <w:tab w:val="left" w:pos="1260"/>
        </w:tabs>
        <w:jc w:val="both"/>
        <w:rPr>
          <w:rFonts w:cs="Calibri"/>
          <w:lang w:eastAsia="en-GB"/>
        </w:rPr>
      </w:pPr>
      <w:ins w:id="18" w:author="Allison Ammasai" w:date="2025-01-09T13:40:00Z" w16du:dateUtc="2025-01-09T11:40:00Z">
        <w:r>
          <w:rPr>
            <w:rFonts w:cs="Calibri"/>
            <w:lang w:eastAsia="en-GB"/>
          </w:rPr>
          <w:t xml:space="preserve">Employees </w:t>
        </w:r>
      </w:ins>
      <w:ins w:id="19" w:author="Allison Ammasai" w:date="2025-01-09T13:41:00Z" w16du:dateUtc="2025-01-09T11:41:00Z">
        <w:r>
          <w:rPr>
            <w:rFonts w:cs="Calibri"/>
            <w:lang w:eastAsia="en-GB"/>
          </w:rPr>
          <w:t xml:space="preserve">must </w:t>
        </w:r>
        <w:r w:rsidR="00505038">
          <w:rPr>
            <w:rFonts w:cs="Calibri"/>
            <w:lang w:eastAsia="en-GB"/>
          </w:rPr>
          <w:t>do their level be</w:t>
        </w:r>
      </w:ins>
      <w:ins w:id="20" w:author="Allison Ammasai" w:date="2025-01-09T13:42:00Z" w16du:dateUtc="2025-01-09T11:42:00Z">
        <w:r w:rsidR="00505038">
          <w:rPr>
            <w:rFonts w:cs="Calibri"/>
            <w:lang w:eastAsia="en-GB"/>
          </w:rPr>
          <w:t xml:space="preserve">st to </w:t>
        </w:r>
      </w:ins>
      <w:ins w:id="21" w:author="Allison Ammasai" w:date="2025-01-09T13:41:00Z" w16du:dateUtc="2025-01-09T11:41:00Z">
        <w:r>
          <w:rPr>
            <w:rFonts w:cs="Calibri"/>
            <w:lang w:eastAsia="en-GB"/>
          </w:rPr>
          <w:t>ensure at all times they are adhering to the rules of the road and acting in a responsible manner whilst on duty.</w:t>
        </w:r>
      </w:ins>
      <w:del w:id="22" w:author="Allison Ammasai" w:date="2025-01-09T13:40:00Z" w16du:dateUtc="2025-01-09T11:40:00Z">
        <w:r w:rsidR="00193DE7" w:rsidRPr="00A023BA" w:rsidDel="00E04047">
          <w:rPr>
            <w:rFonts w:cs="Calibri"/>
            <w:lang w:eastAsia="en-GB"/>
          </w:rPr>
          <w:delText xml:space="preserve"> </w:delText>
        </w:r>
      </w:del>
    </w:p>
    <w:p w14:paraId="241B0744" w14:textId="77777777" w:rsidR="00193DE7" w:rsidRPr="00A023BA" w:rsidRDefault="00193DE7" w:rsidP="00193DE7">
      <w:pPr>
        <w:tabs>
          <w:tab w:val="left" w:pos="1260"/>
        </w:tabs>
        <w:jc w:val="both"/>
        <w:rPr>
          <w:rFonts w:cs="Calibri"/>
          <w:lang w:eastAsia="en-GB"/>
        </w:rPr>
      </w:pPr>
    </w:p>
    <w:p w14:paraId="3BF286DB" w14:textId="77777777" w:rsidR="00193DE7" w:rsidRPr="00A023BA" w:rsidRDefault="00193DE7" w:rsidP="00193DE7">
      <w:pPr>
        <w:tabs>
          <w:tab w:val="left" w:pos="1260"/>
        </w:tabs>
        <w:jc w:val="both"/>
        <w:rPr>
          <w:rFonts w:cs="Calibri"/>
          <w:lang w:eastAsia="en-GB"/>
        </w:rPr>
      </w:pPr>
    </w:p>
    <w:p w14:paraId="622C6084" w14:textId="77777777" w:rsidR="00193DE7" w:rsidRDefault="00193DE7" w:rsidP="00193DE7">
      <w:pPr>
        <w:tabs>
          <w:tab w:val="left" w:pos="1260"/>
        </w:tabs>
        <w:jc w:val="both"/>
        <w:rPr>
          <w:lang w:val="en-GB"/>
        </w:rPr>
      </w:pPr>
    </w:p>
    <w:p w14:paraId="5B7F8370" w14:textId="77777777" w:rsidR="00193DE7" w:rsidRPr="00A310BB" w:rsidRDefault="00193DE7" w:rsidP="00193DE7">
      <w:pPr>
        <w:tabs>
          <w:tab w:val="left" w:pos="1260"/>
        </w:tabs>
        <w:jc w:val="both"/>
        <w:rPr>
          <w:rFonts w:asciiTheme="minorHAnsi" w:hAnsiTheme="minorHAnsi" w:cstheme="minorHAnsi"/>
          <w:b/>
          <w:bCs/>
          <w:sz w:val="24"/>
          <w:szCs w:val="24"/>
          <w:u w:val="single"/>
        </w:rPr>
      </w:pPr>
      <w:r w:rsidRPr="00A310BB">
        <w:rPr>
          <w:rFonts w:asciiTheme="minorHAnsi" w:hAnsiTheme="minorHAnsi" w:cstheme="minorHAnsi"/>
          <w:b/>
          <w:bCs/>
          <w:sz w:val="24"/>
          <w:szCs w:val="24"/>
          <w:u w:val="single"/>
        </w:rPr>
        <w:t>REIMBURSEMENTS</w:t>
      </w:r>
    </w:p>
    <w:p w14:paraId="45E25793" w14:textId="77777777" w:rsidR="00193DE7" w:rsidRDefault="00193DE7" w:rsidP="00193DE7">
      <w:pPr>
        <w:tabs>
          <w:tab w:val="left" w:pos="1260"/>
        </w:tabs>
        <w:jc w:val="both"/>
      </w:pPr>
    </w:p>
    <w:p w14:paraId="17466DDC" w14:textId="66897BB0" w:rsidR="00193DE7" w:rsidRDefault="00193DE7" w:rsidP="00193DE7">
      <w:pPr>
        <w:tabs>
          <w:tab w:val="left" w:pos="1260"/>
        </w:tabs>
        <w:jc w:val="both"/>
        <w:rPr>
          <w:rFonts w:cs="Calibri"/>
          <w:lang w:eastAsia="en-GB"/>
        </w:rPr>
      </w:pPr>
      <w:r w:rsidRPr="00A023BA">
        <w:rPr>
          <w:rFonts w:cs="Calibri"/>
          <w:lang w:eastAsia="en-GB"/>
        </w:rPr>
        <w:t xml:space="preserve">In addition, any parking expenses or tolls an employee incurs will be reimbursed by the Company. However, </w:t>
      </w:r>
      <w:ins w:id="23" w:author="Allison Ammasai" w:date="2025-01-09T13:42:00Z" w16du:dateUtc="2025-01-09T11:42:00Z">
        <w:r w:rsidR="00505038">
          <w:rPr>
            <w:rFonts w:cs="Calibri"/>
            <w:lang w:eastAsia="en-GB"/>
          </w:rPr>
          <w:t>iR</w:t>
        </w:r>
      </w:ins>
      <w:del w:id="24" w:author="Allison Ammasai" w:date="2025-01-09T13:42:00Z" w16du:dateUtc="2025-01-09T11:42:00Z">
        <w:r w:rsidRPr="00A023BA" w:rsidDel="00505038">
          <w:rPr>
            <w:rFonts w:cs="Calibri"/>
            <w:lang w:eastAsia="en-GB"/>
          </w:rPr>
          <w:delText>IR</w:delText>
        </w:r>
      </w:del>
      <w:r w:rsidRPr="00A023BA">
        <w:rPr>
          <w:rFonts w:cs="Calibri"/>
          <w:lang w:eastAsia="en-GB"/>
        </w:rPr>
        <w:t>am will not reimburse any parking fines, speeding tickets or other fines/costs incurred while driving a personal vehicle for business purposes. Additionally, any costs associated with the maintenance, vehicle breakdown, or damage incurred while driving a personal vehicle are covered in the car allowance</w:t>
      </w:r>
      <w:r>
        <w:rPr>
          <w:rFonts w:cs="Calibri"/>
          <w:lang w:eastAsia="en-GB"/>
        </w:rPr>
        <w:t xml:space="preserve"> received by the employee</w:t>
      </w:r>
      <w:r w:rsidRPr="00A023BA">
        <w:rPr>
          <w:rFonts w:cs="Calibri"/>
          <w:lang w:eastAsia="en-GB"/>
        </w:rPr>
        <w:t xml:space="preserve"> and will </w:t>
      </w:r>
      <w:ins w:id="25" w:author="Allison Ammasai" w:date="2025-01-09T13:42:00Z" w16du:dateUtc="2025-01-09T11:42:00Z">
        <w:r w:rsidR="003C202C">
          <w:rPr>
            <w:rFonts w:cs="Calibri"/>
            <w:lang w:eastAsia="en-GB"/>
          </w:rPr>
          <w:t>NOT</w:t>
        </w:r>
      </w:ins>
      <w:del w:id="26" w:author="Allison Ammasai" w:date="2025-01-09T13:42:00Z" w16du:dateUtc="2025-01-09T11:42:00Z">
        <w:r w:rsidRPr="00A023BA" w:rsidDel="003C202C">
          <w:rPr>
            <w:rFonts w:cs="Calibri"/>
            <w:lang w:eastAsia="en-GB"/>
          </w:rPr>
          <w:delText>not</w:delText>
        </w:r>
      </w:del>
      <w:r w:rsidRPr="00A023BA">
        <w:rPr>
          <w:rFonts w:cs="Calibri"/>
          <w:lang w:eastAsia="en-GB"/>
        </w:rPr>
        <w:t xml:space="preserve"> be reimbursed.</w:t>
      </w:r>
    </w:p>
    <w:p w14:paraId="03F14108" w14:textId="77777777" w:rsidR="00193DE7" w:rsidRDefault="00193DE7" w:rsidP="00193DE7">
      <w:pPr>
        <w:tabs>
          <w:tab w:val="left" w:pos="1260"/>
        </w:tabs>
        <w:jc w:val="both"/>
        <w:rPr>
          <w:rFonts w:cs="Calibri"/>
          <w:lang w:eastAsia="en-GB"/>
        </w:rPr>
      </w:pPr>
    </w:p>
    <w:p w14:paraId="5958748C" w14:textId="59AD57A9" w:rsidR="00193DE7" w:rsidRPr="00A023BA" w:rsidRDefault="00193DE7" w:rsidP="00193DE7">
      <w:pPr>
        <w:tabs>
          <w:tab w:val="left" w:pos="1260"/>
        </w:tabs>
        <w:jc w:val="both"/>
        <w:rPr>
          <w:rFonts w:cs="Calibri"/>
          <w:lang w:eastAsia="en-GB"/>
        </w:rPr>
      </w:pPr>
      <w:r w:rsidRPr="00A023BA">
        <w:rPr>
          <w:rFonts w:cs="Calibri"/>
          <w:lang w:eastAsia="en-GB"/>
        </w:rPr>
        <w:t>For any parking reimbursement, receipts must also be loaded onto Receipt Bank</w:t>
      </w:r>
      <w:ins w:id="27" w:author="Allison Ammasai" w:date="2025-01-09T13:42:00Z" w16du:dateUtc="2025-01-09T11:42:00Z">
        <w:r w:rsidR="003C202C">
          <w:rPr>
            <w:rFonts w:cs="Calibri"/>
            <w:lang w:eastAsia="en-GB"/>
          </w:rPr>
          <w:t>/DEXT platf</w:t>
        </w:r>
      </w:ins>
      <w:ins w:id="28" w:author="Allison Ammasai" w:date="2025-01-09T13:43:00Z" w16du:dateUtc="2025-01-09T11:43:00Z">
        <w:r w:rsidR="003C202C">
          <w:rPr>
            <w:rFonts w:cs="Calibri"/>
            <w:lang w:eastAsia="en-GB"/>
          </w:rPr>
          <w:t>orm</w:t>
        </w:r>
      </w:ins>
      <w:r w:rsidRPr="00A023BA">
        <w:rPr>
          <w:rFonts w:cs="Calibri"/>
          <w:lang w:eastAsia="en-GB"/>
        </w:rPr>
        <w:t xml:space="preserve">. If an employee fails to upload their parking expenses onto </w:t>
      </w:r>
      <w:ins w:id="29" w:author="Allison Ammasai" w:date="2025-01-09T13:43:00Z" w16du:dateUtc="2025-01-09T11:43:00Z">
        <w:r w:rsidR="003C202C">
          <w:rPr>
            <w:rFonts w:cs="Calibri"/>
            <w:lang w:eastAsia="en-GB"/>
          </w:rPr>
          <w:t>DEXT</w:t>
        </w:r>
      </w:ins>
      <w:del w:id="30" w:author="Allison Ammasai" w:date="2025-01-09T13:43:00Z" w16du:dateUtc="2025-01-09T11:43:00Z">
        <w:r w:rsidRPr="00A023BA" w:rsidDel="003C202C">
          <w:rPr>
            <w:rFonts w:cs="Calibri"/>
            <w:lang w:eastAsia="en-GB"/>
          </w:rPr>
          <w:delText>Receipt Bank</w:delText>
        </w:r>
      </w:del>
      <w:r w:rsidRPr="00A023BA">
        <w:rPr>
          <w:rFonts w:cs="Calibri"/>
          <w:lang w:eastAsia="en-GB"/>
        </w:rPr>
        <w:t xml:space="preserve">, he/she will not be reimbursed. </w:t>
      </w:r>
    </w:p>
    <w:p w14:paraId="317BF1E2" w14:textId="77777777" w:rsidR="00193DE7" w:rsidRPr="00A023BA" w:rsidRDefault="00193DE7" w:rsidP="00193DE7">
      <w:pPr>
        <w:tabs>
          <w:tab w:val="left" w:pos="1260"/>
        </w:tabs>
        <w:jc w:val="both"/>
        <w:rPr>
          <w:rFonts w:cs="Calibri"/>
          <w:lang w:eastAsia="en-GB"/>
        </w:rPr>
      </w:pPr>
    </w:p>
    <w:p w14:paraId="7AFB2877" w14:textId="77777777" w:rsidR="00193DE7" w:rsidRPr="00A023BA" w:rsidRDefault="00193DE7" w:rsidP="00193DE7">
      <w:pPr>
        <w:tabs>
          <w:tab w:val="left" w:pos="1260"/>
        </w:tabs>
        <w:jc w:val="both"/>
        <w:rPr>
          <w:rFonts w:cs="Calibri"/>
          <w:lang w:eastAsia="en-GB"/>
        </w:rPr>
      </w:pPr>
      <w:r>
        <w:rPr>
          <w:rFonts w:cs="Calibri"/>
          <w:lang w:eastAsia="en-GB"/>
        </w:rPr>
        <w:t>Fuel</w:t>
      </w:r>
      <w:r w:rsidRPr="00A023BA">
        <w:rPr>
          <w:rFonts w:cs="Calibri"/>
          <w:lang w:eastAsia="en-GB"/>
        </w:rPr>
        <w:t xml:space="preserve"> cards / Credit cards are issued to drivers when it is agreed upon by the Managing Director. Please see </w:t>
      </w:r>
      <w:r>
        <w:rPr>
          <w:rFonts w:cs="Calibri"/>
          <w:lang w:eastAsia="en-GB"/>
        </w:rPr>
        <w:t>Fuel</w:t>
      </w:r>
      <w:r w:rsidRPr="00A023BA">
        <w:rPr>
          <w:rFonts w:cs="Calibri"/>
          <w:lang w:eastAsia="en-GB"/>
        </w:rPr>
        <w:t xml:space="preserve"> card policy should you make use of one of the fuel cards the company offers. </w:t>
      </w:r>
    </w:p>
    <w:p w14:paraId="104C545F" w14:textId="77777777" w:rsidR="00193DE7" w:rsidRPr="00A023BA" w:rsidRDefault="00193DE7" w:rsidP="00193DE7">
      <w:pPr>
        <w:tabs>
          <w:tab w:val="left" w:pos="1260"/>
        </w:tabs>
        <w:jc w:val="both"/>
        <w:rPr>
          <w:rFonts w:cs="Calibri"/>
          <w:lang w:eastAsia="en-GB"/>
        </w:rPr>
      </w:pPr>
    </w:p>
    <w:p w14:paraId="5B4D6CCB" w14:textId="21EE6B56" w:rsidR="00193DE7" w:rsidRPr="00A023BA" w:rsidRDefault="00193DE7" w:rsidP="00193DE7">
      <w:pPr>
        <w:tabs>
          <w:tab w:val="left" w:pos="1260"/>
        </w:tabs>
        <w:jc w:val="both"/>
        <w:rPr>
          <w:rFonts w:cs="Calibri"/>
          <w:lang w:eastAsia="en-GB"/>
        </w:rPr>
      </w:pPr>
      <w:r>
        <w:rPr>
          <w:rFonts w:cs="Calibri"/>
          <w:lang w:eastAsia="en-GB"/>
        </w:rPr>
        <w:t>If an employee does not make use of the company fuel cards,</w:t>
      </w:r>
      <w:r w:rsidRPr="00A023BA">
        <w:rPr>
          <w:rFonts w:cs="Calibri"/>
          <w:lang w:eastAsia="en-GB"/>
        </w:rPr>
        <w:t xml:space="preserve"> employees are required to immediately upload their fuel slips onto</w:t>
      </w:r>
      <w:ins w:id="31" w:author="Allison Ammasai" w:date="2025-01-09T13:43:00Z" w16du:dateUtc="2025-01-09T11:43:00Z">
        <w:r w:rsidR="003C202C">
          <w:rPr>
            <w:rFonts w:cs="Calibri"/>
            <w:lang w:eastAsia="en-GB"/>
          </w:rPr>
          <w:t xml:space="preserve"> DEX</w:t>
        </w:r>
      </w:ins>
      <w:del w:id="32" w:author="Allison Ammasai" w:date="2025-01-09T13:43:00Z" w16du:dateUtc="2025-01-09T11:43:00Z">
        <w:r w:rsidRPr="00A023BA" w:rsidDel="003C202C">
          <w:rPr>
            <w:rFonts w:cs="Calibri"/>
            <w:lang w:eastAsia="en-GB"/>
          </w:rPr>
          <w:delText xml:space="preserve"> Receipt Bank</w:delText>
        </w:r>
      </w:del>
      <w:ins w:id="33" w:author="Allison Ammasai" w:date="2025-01-09T13:43:00Z" w16du:dateUtc="2025-01-09T11:43:00Z">
        <w:r w:rsidR="003C202C">
          <w:rPr>
            <w:rFonts w:cs="Calibri"/>
            <w:lang w:eastAsia="en-GB"/>
          </w:rPr>
          <w:t xml:space="preserve"> </w:t>
        </w:r>
      </w:ins>
      <w:del w:id="34" w:author="Allison Ammasai" w:date="2025-01-09T13:43:00Z" w16du:dateUtc="2025-01-09T11:43:00Z">
        <w:r w:rsidDel="003C202C">
          <w:rPr>
            <w:rFonts w:cs="Calibri"/>
            <w:lang w:eastAsia="en-GB"/>
          </w:rPr>
          <w:delText xml:space="preserve"> </w:delText>
        </w:r>
      </w:del>
      <w:r>
        <w:rPr>
          <w:rFonts w:cs="Calibri"/>
          <w:lang w:eastAsia="en-GB"/>
        </w:rPr>
        <w:t>after refuelling their vehicles.</w:t>
      </w:r>
      <w:r w:rsidRPr="00A023BA">
        <w:rPr>
          <w:rFonts w:cs="Calibri"/>
          <w:lang w:eastAsia="en-GB"/>
        </w:rPr>
        <w:t xml:space="preserve"> Should employees fail to upload the receipt immediately</w:t>
      </w:r>
      <w:ins w:id="35" w:author="Allison Ammasai" w:date="2025-01-09T13:44:00Z" w16du:dateUtc="2025-01-09T11:44:00Z">
        <w:r w:rsidR="003C202C">
          <w:rPr>
            <w:rFonts w:cs="Calibri"/>
            <w:lang w:eastAsia="en-GB"/>
          </w:rPr>
          <w:t>/as per agreement</w:t>
        </w:r>
      </w:ins>
      <w:r w:rsidRPr="00A023BA">
        <w:rPr>
          <w:rFonts w:cs="Calibri"/>
          <w:lang w:eastAsia="en-GB"/>
        </w:rPr>
        <w:t xml:space="preserve"> onto </w:t>
      </w:r>
      <w:ins w:id="36" w:author="Allison Ammasai" w:date="2025-01-09T13:43:00Z" w16du:dateUtc="2025-01-09T11:43:00Z">
        <w:r w:rsidR="003C202C">
          <w:rPr>
            <w:rFonts w:cs="Calibri"/>
            <w:lang w:eastAsia="en-GB"/>
          </w:rPr>
          <w:t>DEXT</w:t>
        </w:r>
      </w:ins>
      <w:del w:id="37" w:author="Allison Ammasai" w:date="2025-01-09T13:43:00Z" w16du:dateUtc="2025-01-09T11:43:00Z">
        <w:r w:rsidRPr="00A023BA" w:rsidDel="003C202C">
          <w:rPr>
            <w:rFonts w:cs="Calibri"/>
            <w:lang w:eastAsia="en-GB"/>
          </w:rPr>
          <w:delText>Receipt Bank</w:delText>
        </w:r>
      </w:del>
      <w:r w:rsidRPr="00A023BA">
        <w:rPr>
          <w:rFonts w:cs="Calibri"/>
          <w:lang w:eastAsia="en-GB"/>
        </w:rPr>
        <w:t xml:space="preserve">, he/she will not be reimbursed for the fuel. </w:t>
      </w:r>
    </w:p>
    <w:p w14:paraId="44538EFF" w14:textId="77777777" w:rsidR="00193DE7" w:rsidRPr="00A023BA" w:rsidRDefault="00193DE7" w:rsidP="00193DE7">
      <w:pPr>
        <w:tabs>
          <w:tab w:val="left" w:pos="1260"/>
        </w:tabs>
        <w:jc w:val="both"/>
        <w:rPr>
          <w:rFonts w:cs="Calibri"/>
          <w:lang w:eastAsia="en-GB"/>
        </w:rPr>
      </w:pPr>
    </w:p>
    <w:p w14:paraId="54A1B204" w14:textId="77777777" w:rsidR="00193DE7" w:rsidRPr="00A023BA" w:rsidRDefault="00193DE7" w:rsidP="00193DE7">
      <w:pPr>
        <w:tabs>
          <w:tab w:val="left" w:pos="1260"/>
        </w:tabs>
        <w:jc w:val="both"/>
        <w:rPr>
          <w:rFonts w:cs="Calibri"/>
          <w:lang w:eastAsia="en-GB"/>
        </w:rPr>
      </w:pPr>
    </w:p>
    <w:p w14:paraId="5A371413" w14:textId="77777777" w:rsidR="00193DE7" w:rsidRPr="00A310BB" w:rsidRDefault="00193DE7" w:rsidP="00193DE7">
      <w:pPr>
        <w:tabs>
          <w:tab w:val="left" w:pos="1260"/>
        </w:tabs>
        <w:jc w:val="both"/>
        <w:rPr>
          <w:rFonts w:asciiTheme="minorHAnsi" w:hAnsiTheme="minorHAnsi" w:cstheme="minorHAnsi"/>
          <w:b/>
          <w:bCs/>
          <w:sz w:val="24"/>
          <w:szCs w:val="24"/>
          <w:u w:val="single"/>
        </w:rPr>
      </w:pPr>
      <w:r w:rsidRPr="00A310BB">
        <w:rPr>
          <w:rFonts w:asciiTheme="minorHAnsi" w:hAnsiTheme="minorHAnsi" w:cstheme="minorHAnsi"/>
          <w:b/>
          <w:bCs/>
          <w:sz w:val="24"/>
          <w:szCs w:val="24"/>
          <w:u w:val="single"/>
        </w:rPr>
        <w:t>LIMIT OF LIABILITY</w:t>
      </w:r>
    </w:p>
    <w:p w14:paraId="0E0A07D4" w14:textId="77777777" w:rsidR="00193DE7" w:rsidRDefault="00193DE7" w:rsidP="00193DE7">
      <w:pPr>
        <w:tabs>
          <w:tab w:val="left" w:pos="1260"/>
        </w:tabs>
        <w:jc w:val="both"/>
      </w:pPr>
    </w:p>
    <w:p w14:paraId="31DB0B36" w14:textId="0812CF7A" w:rsidR="00193DE7" w:rsidRDefault="003C202C" w:rsidP="00193DE7">
      <w:pPr>
        <w:tabs>
          <w:tab w:val="left" w:pos="1260"/>
        </w:tabs>
        <w:jc w:val="both"/>
        <w:rPr>
          <w:rFonts w:cs="Calibri"/>
          <w:lang w:eastAsia="en-GB"/>
        </w:rPr>
      </w:pPr>
      <w:ins w:id="38" w:author="Allison Ammasai" w:date="2025-01-09T13:44:00Z" w16du:dateUtc="2025-01-09T11:44:00Z">
        <w:r>
          <w:rPr>
            <w:rFonts w:cs="Calibri"/>
            <w:lang w:eastAsia="en-GB"/>
          </w:rPr>
          <w:t>iR</w:t>
        </w:r>
      </w:ins>
      <w:del w:id="39" w:author="Allison Ammasai" w:date="2025-01-09T13:44:00Z" w16du:dateUtc="2025-01-09T11:44:00Z">
        <w:r w:rsidR="00193DE7" w:rsidRPr="00A023BA" w:rsidDel="003C202C">
          <w:rPr>
            <w:rFonts w:cs="Calibri"/>
            <w:lang w:eastAsia="en-GB"/>
          </w:rPr>
          <w:delText>IR</w:delText>
        </w:r>
      </w:del>
      <w:r w:rsidR="00193DE7" w:rsidRPr="00A023BA">
        <w:rPr>
          <w:rFonts w:cs="Calibri"/>
          <w:lang w:eastAsia="en-GB"/>
        </w:rPr>
        <w:t>am will not be held liable for any accidents, damages or losses incurred by employees while using a personal vehicle for business purposes.</w:t>
      </w:r>
    </w:p>
    <w:p w14:paraId="3B49DD20" w14:textId="77777777" w:rsidR="00193DE7" w:rsidRDefault="00193DE7" w:rsidP="00193DE7">
      <w:pPr>
        <w:tabs>
          <w:tab w:val="left" w:pos="1260"/>
        </w:tabs>
        <w:jc w:val="both"/>
        <w:rPr>
          <w:rFonts w:cs="Calibri"/>
          <w:lang w:eastAsia="en-GB"/>
        </w:rPr>
      </w:pPr>
    </w:p>
    <w:p w14:paraId="1BB4EB8B" w14:textId="77777777" w:rsidR="00193DE7" w:rsidRDefault="00193DE7" w:rsidP="00193DE7">
      <w:pPr>
        <w:tabs>
          <w:tab w:val="left" w:pos="1260"/>
        </w:tabs>
        <w:jc w:val="both"/>
        <w:rPr>
          <w:rFonts w:cs="Calibri"/>
          <w:lang w:eastAsia="en-GB"/>
        </w:rPr>
      </w:pPr>
    </w:p>
    <w:p w14:paraId="06BD01F3" w14:textId="77777777" w:rsidR="00193DE7" w:rsidRPr="002D1323" w:rsidRDefault="00193DE7" w:rsidP="00193DE7">
      <w:pPr>
        <w:tabs>
          <w:tab w:val="left" w:pos="720"/>
        </w:tabs>
        <w:jc w:val="both"/>
        <w:rPr>
          <w:rFonts w:cs="Calibri"/>
        </w:rPr>
      </w:pPr>
      <w:r w:rsidRPr="002D1323">
        <w:rPr>
          <w:rFonts w:cs="Calibri"/>
        </w:rPr>
        <w:t>Employee Name (print): _________________________________</w:t>
      </w:r>
    </w:p>
    <w:p w14:paraId="1C008193" w14:textId="77777777" w:rsidR="00193DE7" w:rsidRPr="002D1323" w:rsidRDefault="00193DE7" w:rsidP="00193DE7">
      <w:pPr>
        <w:tabs>
          <w:tab w:val="left" w:pos="720"/>
        </w:tabs>
        <w:ind w:left="720"/>
        <w:jc w:val="both"/>
        <w:rPr>
          <w:rFonts w:cs="Calibri"/>
        </w:rPr>
      </w:pPr>
    </w:p>
    <w:p w14:paraId="5A77A404" w14:textId="77777777" w:rsidR="00193DE7" w:rsidRPr="002D1323" w:rsidRDefault="00193DE7" w:rsidP="00193DE7">
      <w:pPr>
        <w:tabs>
          <w:tab w:val="left" w:pos="720"/>
        </w:tabs>
        <w:ind w:left="720"/>
        <w:jc w:val="both"/>
        <w:rPr>
          <w:rFonts w:cs="Calibri"/>
        </w:rPr>
      </w:pPr>
    </w:p>
    <w:p w14:paraId="3ADC0F76" w14:textId="0013FC66" w:rsidR="00193DE7" w:rsidRPr="002D1323" w:rsidRDefault="00193DE7" w:rsidP="00193DE7">
      <w:pPr>
        <w:tabs>
          <w:tab w:val="left" w:pos="720"/>
        </w:tabs>
        <w:jc w:val="both"/>
        <w:rPr>
          <w:rFonts w:cs="Calibri"/>
        </w:rPr>
      </w:pPr>
      <w:r w:rsidRPr="002D1323">
        <w:rPr>
          <w:rFonts w:cs="Calibri"/>
        </w:rPr>
        <w:t>Signature: ___________________</w:t>
      </w:r>
      <w:ins w:id="40" w:author="Allison Ammasai" w:date="2025-01-09T13:44:00Z" w16du:dateUtc="2025-01-09T11:44:00Z">
        <w:r w:rsidR="003C202C">
          <w:rPr>
            <w:rFonts w:cs="Calibri"/>
          </w:rPr>
          <w:t>__________________________</w:t>
        </w:r>
      </w:ins>
    </w:p>
    <w:p w14:paraId="2749EBD3" w14:textId="77777777" w:rsidR="00193DE7" w:rsidRPr="002D1323" w:rsidRDefault="00193DE7" w:rsidP="00193DE7">
      <w:pPr>
        <w:tabs>
          <w:tab w:val="left" w:pos="720"/>
        </w:tabs>
        <w:ind w:left="720"/>
        <w:jc w:val="both"/>
        <w:rPr>
          <w:rFonts w:cs="Calibri"/>
        </w:rPr>
      </w:pPr>
    </w:p>
    <w:p w14:paraId="59E8BBD7" w14:textId="77777777" w:rsidR="00193DE7" w:rsidRPr="002D1323" w:rsidRDefault="00193DE7" w:rsidP="00193DE7">
      <w:pPr>
        <w:tabs>
          <w:tab w:val="left" w:pos="720"/>
        </w:tabs>
        <w:ind w:left="720"/>
        <w:jc w:val="both"/>
        <w:rPr>
          <w:rFonts w:cs="Calibri"/>
        </w:rPr>
      </w:pPr>
    </w:p>
    <w:p w14:paraId="507B1E2A" w14:textId="5B7F68D0" w:rsidR="00193DE7" w:rsidRPr="002D1323" w:rsidRDefault="00193DE7" w:rsidP="00193DE7">
      <w:pPr>
        <w:tabs>
          <w:tab w:val="left" w:pos="720"/>
        </w:tabs>
        <w:jc w:val="both"/>
        <w:rPr>
          <w:rFonts w:cs="Calibri"/>
        </w:rPr>
      </w:pPr>
      <w:r w:rsidRPr="002D1323">
        <w:rPr>
          <w:rFonts w:cs="Calibri"/>
        </w:rPr>
        <w:t xml:space="preserve">Date: </w:t>
      </w:r>
      <w:r>
        <w:rPr>
          <w:rFonts w:cs="Calibri"/>
        </w:rPr>
        <w:t>_________________</w:t>
      </w:r>
      <w:ins w:id="41" w:author="Allison Ammasai" w:date="2025-01-09T13:44:00Z" w16du:dateUtc="2025-01-09T11:44:00Z">
        <w:r w:rsidR="003C202C">
          <w:rPr>
            <w:rFonts w:cs="Calibri"/>
          </w:rPr>
          <w:t>_______________________________</w:t>
        </w:r>
      </w:ins>
    </w:p>
    <w:p w14:paraId="3F0DBF66" w14:textId="77777777" w:rsidR="001415F7" w:rsidRDefault="001415F7" w:rsidP="00BB0DF2">
      <w:pPr>
        <w:jc w:val="both"/>
        <w:rPr>
          <w:b/>
          <w:sz w:val="20"/>
          <w:szCs w:val="20"/>
          <w:lang w:val="en-US"/>
        </w:rPr>
      </w:pPr>
    </w:p>
    <w:p w14:paraId="2AF4EB75" w14:textId="77777777" w:rsidR="00830A54" w:rsidRDefault="00830A54"/>
    <w:sectPr w:rsidR="00830A54">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llison Ammasai" w:date="2025-01-10T09:42:00Z" w:initials="AA">
    <w:p w14:paraId="51CD674B" w14:textId="77777777" w:rsidR="00C43172" w:rsidRDefault="00C43172" w:rsidP="00C43172">
      <w:pPr>
        <w:pStyle w:val="CommentText"/>
      </w:pPr>
      <w:r>
        <w:rPr>
          <w:rStyle w:val="CommentReference"/>
        </w:rPr>
        <w:annotationRef/>
      </w:r>
      <w:r>
        <w:t>May staff use any service provider or does it have to be Car service city?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CD67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68839" w16cex:dateUtc="2025-01-10T0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CD674B" w16cid:durableId="02D688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A437" w14:textId="77777777" w:rsidR="002B6B82" w:rsidRDefault="002B6B82" w:rsidP="001415F7">
      <w:pPr>
        <w:spacing w:after="0" w:line="240" w:lineRule="auto"/>
      </w:pPr>
      <w:r>
        <w:separator/>
      </w:r>
    </w:p>
  </w:endnote>
  <w:endnote w:type="continuationSeparator" w:id="0">
    <w:p w14:paraId="6F8F787A" w14:textId="77777777" w:rsidR="002B6B82" w:rsidRDefault="002B6B82"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4FAB5E38"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2A4D65">
      <w:t>Personal Vehicle Policy</w:t>
    </w:r>
    <w:r>
      <w:t xml:space="preserve"> </w:t>
    </w:r>
    <w:r w:rsidR="002A4D65">
      <w:t xml:space="preserve">                                               </w:t>
    </w:r>
    <w:r>
      <w:t xml:space="preserve">  </w:t>
    </w:r>
    <w:r>
      <w:tab/>
      <w:t>V</w:t>
    </w:r>
    <w:r w:rsidR="002A4D65">
      <w:t>2</w:t>
    </w:r>
    <w:r>
      <w:t>Dec202</w:t>
    </w:r>
    <w:r w:rsidR="002A4D65">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0E13" w14:textId="77777777" w:rsidR="002B6B82" w:rsidRDefault="002B6B82" w:rsidP="001415F7">
      <w:pPr>
        <w:spacing w:after="0" w:line="240" w:lineRule="auto"/>
      </w:pPr>
      <w:r>
        <w:separator/>
      </w:r>
    </w:p>
  </w:footnote>
  <w:footnote w:type="continuationSeparator" w:id="0">
    <w:p w14:paraId="49A19349" w14:textId="77777777" w:rsidR="002B6B82" w:rsidRDefault="002B6B82"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6"/>
  </w:num>
  <w:num w:numId="7" w16cid:durableId="293683837">
    <w:abstractNumId w:val="4"/>
  </w:num>
  <w:num w:numId="8" w16cid:durableId="18968112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24DE5"/>
    <w:rsid w:val="001415F7"/>
    <w:rsid w:val="00193DE7"/>
    <w:rsid w:val="002A4D65"/>
    <w:rsid w:val="002B6B82"/>
    <w:rsid w:val="00316A54"/>
    <w:rsid w:val="00360097"/>
    <w:rsid w:val="003610FB"/>
    <w:rsid w:val="003C202C"/>
    <w:rsid w:val="0044527B"/>
    <w:rsid w:val="004533FF"/>
    <w:rsid w:val="004567D4"/>
    <w:rsid w:val="00505038"/>
    <w:rsid w:val="0053204B"/>
    <w:rsid w:val="005A1A8E"/>
    <w:rsid w:val="005D00EE"/>
    <w:rsid w:val="006720B6"/>
    <w:rsid w:val="006B1D3F"/>
    <w:rsid w:val="006B3DD7"/>
    <w:rsid w:val="006E1DA3"/>
    <w:rsid w:val="00756D0F"/>
    <w:rsid w:val="00830A54"/>
    <w:rsid w:val="00962D4B"/>
    <w:rsid w:val="00994AF1"/>
    <w:rsid w:val="009C6823"/>
    <w:rsid w:val="00A05667"/>
    <w:rsid w:val="00A403F4"/>
    <w:rsid w:val="00B52329"/>
    <w:rsid w:val="00B97DB1"/>
    <w:rsid w:val="00BB0DF2"/>
    <w:rsid w:val="00BE15E8"/>
    <w:rsid w:val="00BE1E6C"/>
    <w:rsid w:val="00C146C4"/>
    <w:rsid w:val="00C43172"/>
    <w:rsid w:val="00D917BB"/>
    <w:rsid w:val="00DD4D45"/>
    <w:rsid w:val="00E04047"/>
    <w:rsid w:val="00E84BC5"/>
    <w:rsid w:val="00F24AE1"/>
    <w:rsid w:val="00F43D40"/>
    <w:rsid w:val="00F573D3"/>
    <w:rsid w:val="00F641F4"/>
    <w:rsid w:val="00FC661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44527B"/>
    <w:pPr>
      <w:spacing w:after="0" w:line="240" w:lineRule="auto"/>
    </w:pPr>
    <w:rPr>
      <w:rFonts w:ascii="Calibri" w:eastAsia="Times New Roman" w:hAnsi="Calibri" w:cs="Arial"/>
      <w:lang w:eastAsia="en-ZA"/>
    </w:rPr>
  </w:style>
  <w:style w:type="character" w:styleId="CommentReference">
    <w:name w:val="annotation reference"/>
    <w:basedOn w:val="DefaultParagraphFont"/>
    <w:uiPriority w:val="99"/>
    <w:semiHidden/>
    <w:unhideWhenUsed/>
    <w:rsid w:val="00C43172"/>
    <w:rPr>
      <w:sz w:val="16"/>
      <w:szCs w:val="16"/>
    </w:rPr>
  </w:style>
  <w:style w:type="paragraph" w:styleId="CommentText">
    <w:name w:val="annotation text"/>
    <w:basedOn w:val="Normal"/>
    <w:link w:val="CommentTextChar"/>
    <w:uiPriority w:val="99"/>
    <w:unhideWhenUsed/>
    <w:rsid w:val="00C43172"/>
    <w:pPr>
      <w:spacing w:line="240" w:lineRule="auto"/>
    </w:pPr>
    <w:rPr>
      <w:sz w:val="20"/>
      <w:szCs w:val="20"/>
    </w:rPr>
  </w:style>
  <w:style w:type="character" w:customStyle="1" w:styleId="CommentTextChar">
    <w:name w:val="Comment Text Char"/>
    <w:basedOn w:val="DefaultParagraphFont"/>
    <w:link w:val="CommentText"/>
    <w:uiPriority w:val="99"/>
    <w:rsid w:val="00C43172"/>
    <w:rPr>
      <w:rFonts w:ascii="Calibri" w:eastAsia="Times New Roman"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C43172"/>
    <w:rPr>
      <w:b/>
      <w:bCs/>
    </w:rPr>
  </w:style>
  <w:style w:type="character" w:customStyle="1" w:styleId="CommentSubjectChar">
    <w:name w:val="Comment Subject Char"/>
    <w:basedOn w:val="CommentTextChar"/>
    <w:link w:val="CommentSubject"/>
    <w:uiPriority w:val="99"/>
    <w:semiHidden/>
    <w:rsid w:val="00C43172"/>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08B959B4-16C5-44D7-9CA0-5D71F3CB4F60}"/>
</file>

<file path=customXml/itemProps3.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17</cp:revision>
  <dcterms:created xsi:type="dcterms:W3CDTF">2025-01-08T14:27:00Z</dcterms:created>
  <dcterms:modified xsi:type="dcterms:W3CDTF">2025-01-10T07:42:00Z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