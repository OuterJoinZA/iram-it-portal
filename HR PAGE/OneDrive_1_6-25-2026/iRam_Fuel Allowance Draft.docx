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11"/>
        <w:gridCol w:w="3007"/>
        <w:gridCol w:w="2998"/>
      </w:tblGrid>
      <w:tr w:rsidR="00BB0DF2" w:rsidRPr="008165FC" w14:paraId="146F92C3" w14:textId="77777777" w:rsidTr="00BA64E9">
        <w:trPr>
          <w:trHeight w:val="454"/>
        </w:trPr>
        <w:tc>
          <w:tcPr>
            <w:tcW w:w="3080" w:type="dxa"/>
            <w:vAlign w:val="center"/>
          </w:tcPr>
          <w:p w14:paraId="41A9E44D" w14:textId="77777777" w:rsidR="00BB0DF2" w:rsidRPr="008165FC" w:rsidRDefault="00BB0DF2" w:rsidP="00BA64E9">
            <w:pPr>
              <w:spacing w:after="0" w:line="240" w:lineRule="auto"/>
              <w:jc w:val="both"/>
              <w:rPr>
                <w:b/>
                <w:sz w:val="20"/>
                <w:szCs w:val="20"/>
                <w:lang w:val="en-US"/>
              </w:rPr>
            </w:pPr>
            <w:r w:rsidRPr="008165FC">
              <w:rPr>
                <w:b/>
                <w:sz w:val="20"/>
                <w:szCs w:val="20"/>
                <w:lang w:val="en-US"/>
              </w:rPr>
              <w:t>POL</w:t>
            </w:r>
            <w:r>
              <w:rPr>
                <w:b/>
                <w:sz w:val="20"/>
                <w:szCs w:val="20"/>
                <w:lang w:val="en-US"/>
              </w:rPr>
              <w:t xml:space="preserve"> #</w:t>
            </w:r>
          </w:p>
        </w:tc>
        <w:tc>
          <w:tcPr>
            <w:tcW w:w="3081" w:type="dxa"/>
            <w:vAlign w:val="center"/>
          </w:tcPr>
          <w:p w14:paraId="2DA8283A" w14:textId="5DD86170" w:rsidR="00BB0DF2" w:rsidRPr="008165FC" w:rsidRDefault="00526134" w:rsidP="00526134">
            <w:pPr>
              <w:spacing w:after="0" w:line="240" w:lineRule="auto"/>
              <w:rPr>
                <w:b/>
                <w:sz w:val="20"/>
                <w:szCs w:val="20"/>
                <w:lang w:val="en-US"/>
              </w:rPr>
            </w:pPr>
            <w:r>
              <w:rPr>
                <w:b/>
                <w:sz w:val="20"/>
                <w:szCs w:val="20"/>
                <w:lang w:val="en-US"/>
              </w:rPr>
              <w:t xml:space="preserve">Fuel Allowance </w:t>
            </w:r>
          </w:p>
        </w:tc>
        <w:tc>
          <w:tcPr>
            <w:tcW w:w="3081" w:type="dxa"/>
            <w:vAlign w:val="center"/>
          </w:tcPr>
          <w:p w14:paraId="271C1323" w14:textId="77777777" w:rsidR="00BB0DF2" w:rsidRPr="008165FC" w:rsidRDefault="00BB0DF2" w:rsidP="00BA64E9">
            <w:pPr>
              <w:spacing w:after="0" w:line="240" w:lineRule="auto"/>
              <w:jc w:val="both"/>
              <w:rPr>
                <w:b/>
                <w:sz w:val="20"/>
                <w:szCs w:val="20"/>
                <w:lang w:val="en-US"/>
              </w:rPr>
            </w:pPr>
          </w:p>
          <w:p w14:paraId="7B16E5ED" w14:textId="1B140025" w:rsidR="00BB0DF2" w:rsidRPr="008165FC" w:rsidRDefault="00193DE7" w:rsidP="00BA64E9">
            <w:pPr>
              <w:spacing w:after="0" w:line="240" w:lineRule="auto"/>
              <w:jc w:val="both"/>
              <w:rPr>
                <w:b/>
                <w:sz w:val="20"/>
                <w:szCs w:val="20"/>
                <w:lang w:val="en-US"/>
              </w:rPr>
            </w:pPr>
            <w:r>
              <w:rPr>
                <w:b/>
                <w:sz w:val="20"/>
                <w:szCs w:val="20"/>
                <w:lang w:val="en-US"/>
              </w:rPr>
              <w:t>Revised</w:t>
            </w:r>
            <w:r w:rsidR="00BB0DF2">
              <w:rPr>
                <w:b/>
                <w:sz w:val="20"/>
                <w:szCs w:val="20"/>
                <w:lang w:val="en-US"/>
              </w:rPr>
              <w:t xml:space="preserve"> date</w:t>
            </w:r>
            <w:r w:rsidR="00BB0DF2" w:rsidRPr="008165FC">
              <w:rPr>
                <w:b/>
                <w:sz w:val="20"/>
                <w:szCs w:val="20"/>
                <w:lang w:val="en-US"/>
              </w:rPr>
              <w:t>:</w:t>
            </w:r>
            <w:r w:rsidR="001415F7">
              <w:rPr>
                <w:b/>
                <w:sz w:val="20"/>
                <w:szCs w:val="20"/>
                <w:lang w:val="en-US"/>
              </w:rPr>
              <w:t xml:space="preserve"> 202</w:t>
            </w:r>
            <w:r w:rsidR="00360097">
              <w:rPr>
                <w:b/>
                <w:sz w:val="20"/>
                <w:szCs w:val="20"/>
                <w:lang w:val="en-US"/>
              </w:rPr>
              <w:t>4</w:t>
            </w:r>
            <w:r w:rsidR="001415F7">
              <w:rPr>
                <w:b/>
                <w:sz w:val="20"/>
                <w:szCs w:val="20"/>
                <w:lang w:val="en-US"/>
              </w:rPr>
              <w:t xml:space="preserve">– 12 - </w:t>
            </w:r>
            <w:r w:rsidR="00360097">
              <w:rPr>
                <w:b/>
                <w:sz w:val="20"/>
                <w:szCs w:val="20"/>
                <w:lang w:val="en-US"/>
              </w:rPr>
              <w:t>12</w:t>
            </w:r>
          </w:p>
          <w:p w14:paraId="387FA87D" w14:textId="77777777" w:rsidR="00BB0DF2" w:rsidRPr="008165FC" w:rsidRDefault="00BB0DF2" w:rsidP="00BA64E9">
            <w:pPr>
              <w:spacing w:after="0" w:line="240" w:lineRule="auto"/>
              <w:jc w:val="both"/>
              <w:rPr>
                <w:b/>
                <w:sz w:val="20"/>
                <w:szCs w:val="20"/>
                <w:lang w:val="en-US"/>
              </w:rPr>
            </w:pPr>
          </w:p>
        </w:tc>
      </w:tr>
      <w:tr w:rsidR="00BB0DF2" w:rsidRPr="008165FC" w14:paraId="5FC2A849" w14:textId="77777777" w:rsidTr="00BA64E9">
        <w:trPr>
          <w:trHeight w:val="131"/>
        </w:trPr>
        <w:tc>
          <w:tcPr>
            <w:tcW w:w="3080" w:type="dxa"/>
            <w:vAlign w:val="center"/>
          </w:tcPr>
          <w:p w14:paraId="175E0408" w14:textId="77777777" w:rsidR="00BB0DF2" w:rsidRPr="008165FC" w:rsidRDefault="00BB0DF2" w:rsidP="00BA64E9">
            <w:pPr>
              <w:spacing w:after="0" w:line="240" w:lineRule="auto"/>
              <w:jc w:val="both"/>
              <w:rPr>
                <w:b/>
                <w:sz w:val="20"/>
                <w:szCs w:val="20"/>
                <w:lang w:val="en-US"/>
              </w:rPr>
            </w:pPr>
          </w:p>
        </w:tc>
        <w:tc>
          <w:tcPr>
            <w:tcW w:w="3081" w:type="dxa"/>
            <w:vAlign w:val="center"/>
          </w:tcPr>
          <w:p w14:paraId="0CCD5B6F" w14:textId="77777777" w:rsidR="00BB0DF2" w:rsidRPr="008165FC" w:rsidRDefault="00BB0DF2" w:rsidP="00BA64E9">
            <w:pPr>
              <w:spacing w:after="0" w:line="240" w:lineRule="auto"/>
              <w:jc w:val="both"/>
              <w:rPr>
                <w:b/>
                <w:sz w:val="20"/>
                <w:szCs w:val="20"/>
                <w:lang w:val="en-US"/>
              </w:rPr>
            </w:pPr>
          </w:p>
        </w:tc>
        <w:tc>
          <w:tcPr>
            <w:tcW w:w="3081" w:type="dxa"/>
            <w:vAlign w:val="center"/>
          </w:tcPr>
          <w:p w14:paraId="3D397177" w14:textId="77777777" w:rsidR="00BB0DF2" w:rsidRPr="008165FC" w:rsidRDefault="00BB0DF2" w:rsidP="00BA64E9">
            <w:pPr>
              <w:spacing w:after="0" w:line="240" w:lineRule="auto"/>
              <w:jc w:val="both"/>
              <w:rPr>
                <w:b/>
                <w:sz w:val="20"/>
                <w:szCs w:val="20"/>
                <w:lang w:val="en-US"/>
              </w:rPr>
            </w:pPr>
          </w:p>
        </w:tc>
      </w:tr>
      <w:tr w:rsidR="00BB0DF2" w:rsidRPr="008165FC" w14:paraId="4C0C426C" w14:textId="77777777" w:rsidTr="00BA64E9">
        <w:trPr>
          <w:trHeight w:val="454"/>
        </w:trPr>
        <w:tc>
          <w:tcPr>
            <w:tcW w:w="3080" w:type="dxa"/>
            <w:vAlign w:val="center"/>
          </w:tcPr>
          <w:p w14:paraId="49BEF25A" w14:textId="77777777" w:rsidR="00BB0DF2" w:rsidRPr="008165FC" w:rsidRDefault="00BB0DF2" w:rsidP="00BA64E9">
            <w:pPr>
              <w:spacing w:after="0" w:line="240" w:lineRule="auto"/>
              <w:jc w:val="both"/>
              <w:rPr>
                <w:b/>
                <w:sz w:val="20"/>
                <w:szCs w:val="20"/>
                <w:lang w:val="en-US"/>
              </w:rPr>
            </w:pPr>
            <w:r w:rsidRPr="008165FC">
              <w:rPr>
                <w:b/>
                <w:sz w:val="20"/>
                <w:szCs w:val="20"/>
                <w:lang w:val="en-US"/>
              </w:rPr>
              <w:t>Responsible department</w:t>
            </w:r>
          </w:p>
        </w:tc>
        <w:tc>
          <w:tcPr>
            <w:tcW w:w="6162" w:type="dxa"/>
            <w:gridSpan w:val="2"/>
            <w:vAlign w:val="center"/>
          </w:tcPr>
          <w:p w14:paraId="3D644DDF" w14:textId="77777777" w:rsidR="00BB0DF2" w:rsidRPr="008165FC" w:rsidRDefault="00BB0DF2" w:rsidP="00BA64E9">
            <w:pPr>
              <w:spacing w:after="0" w:line="240" w:lineRule="auto"/>
              <w:jc w:val="both"/>
              <w:rPr>
                <w:b/>
                <w:sz w:val="20"/>
                <w:szCs w:val="20"/>
                <w:lang w:val="en-US"/>
              </w:rPr>
            </w:pPr>
            <w:r>
              <w:rPr>
                <w:b/>
                <w:sz w:val="20"/>
                <w:szCs w:val="20"/>
                <w:lang w:val="en-US"/>
              </w:rPr>
              <w:t xml:space="preserve">iRam HR Department </w:t>
            </w:r>
          </w:p>
        </w:tc>
      </w:tr>
    </w:tbl>
    <w:p w14:paraId="0D5CFDFB" w14:textId="3244C736" w:rsidR="00BB0DF2" w:rsidRDefault="00BB0DF2" w:rsidP="00BB0DF2">
      <w:pPr>
        <w:jc w:val="both"/>
        <w:rPr>
          <w:b/>
          <w:sz w:val="20"/>
          <w:szCs w:val="20"/>
          <w:lang w:val="en-US"/>
        </w:rPr>
      </w:pPr>
    </w:p>
    <w:p w14:paraId="5DB57FBA" w14:textId="77777777" w:rsidR="00EA0089" w:rsidRDefault="00EA0089" w:rsidP="00EA0089">
      <w:pPr>
        <w:jc w:val="both"/>
        <w:rPr>
          <w:b/>
          <w:sz w:val="20"/>
          <w:szCs w:val="20"/>
          <w:lang w:val="en-US"/>
        </w:rPr>
      </w:pPr>
    </w:p>
    <w:p w14:paraId="16F1DB5D" w14:textId="46555A35" w:rsidR="00EA0089" w:rsidDel="00EE19D5" w:rsidRDefault="00EA0089" w:rsidP="00EA0089">
      <w:pPr>
        <w:pStyle w:val="Header"/>
        <w:spacing w:line="360" w:lineRule="auto"/>
        <w:outlineLvl w:val="0"/>
        <w:rPr>
          <w:del w:id="0" w:author="Allison Ammasai" w:date="2025-01-10T09:38:00Z" w16du:dateUtc="2025-01-10T07:38:00Z"/>
          <w:rFonts w:cs="Calibri"/>
          <w:b/>
          <w:bCs/>
          <w:sz w:val="24"/>
          <w:szCs w:val="24"/>
        </w:rPr>
      </w:pPr>
      <w:del w:id="1" w:author="Allison Ammasai" w:date="2025-01-10T09:38:00Z" w16du:dateUtc="2025-01-10T07:38:00Z">
        <w:r w:rsidDel="00EE19D5">
          <w:rPr>
            <w:rFonts w:cs="Calibri"/>
            <w:b/>
            <w:bCs/>
            <w:sz w:val="24"/>
            <w:szCs w:val="24"/>
          </w:rPr>
          <w:delText>Content</w:delText>
        </w:r>
      </w:del>
    </w:p>
    <w:p w14:paraId="57793BA0" w14:textId="68DA0309" w:rsidR="00EA0089" w:rsidDel="00EE19D5" w:rsidRDefault="00EA0089" w:rsidP="00EA0089">
      <w:pPr>
        <w:pStyle w:val="Header"/>
        <w:numPr>
          <w:ilvl w:val="0"/>
          <w:numId w:val="9"/>
        </w:numPr>
        <w:spacing w:line="276" w:lineRule="auto"/>
        <w:rPr>
          <w:del w:id="2" w:author="Allison Ammasai" w:date="2025-01-10T09:38:00Z" w16du:dateUtc="2025-01-10T07:38:00Z"/>
          <w:rFonts w:cs="Calibri"/>
          <w:b/>
          <w:sz w:val="20"/>
          <w:szCs w:val="20"/>
        </w:rPr>
      </w:pPr>
      <w:del w:id="3" w:author="Allison Ammasai" w:date="2025-01-10T09:38:00Z" w16du:dateUtc="2025-01-10T07:38:00Z">
        <w:r w:rsidDel="00EE19D5">
          <w:rPr>
            <w:rFonts w:cs="Calibri"/>
            <w:b/>
            <w:sz w:val="20"/>
            <w:szCs w:val="20"/>
          </w:rPr>
          <w:delText>Objective</w:delText>
        </w:r>
      </w:del>
    </w:p>
    <w:p w14:paraId="60F155D8" w14:textId="14DA848A" w:rsidR="00EA0089" w:rsidDel="00EE19D5" w:rsidRDefault="00EA0089" w:rsidP="00EA0089">
      <w:pPr>
        <w:pStyle w:val="Header"/>
        <w:numPr>
          <w:ilvl w:val="0"/>
          <w:numId w:val="9"/>
        </w:numPr>
        <w:spacing w:line="276" w:lineRule="auto"/>
        <w:rPr>
          <w:del w:id="4" w:author="Allison Ammasai" w:date="2025-01-10T09:38:00Z" w16du:dateUtc="2025-01-10T07:38:00Z"/>
          <w:rFonts w:cs="Calibri"/>
          <w:b/>
          <w:sz w:val="20"/>
          <w:szCs w:val="20"/>
        </w:rPr>
      </w:pPr>
      <w:del w:id="5" w:author="Allison Ammasai" w:date="2025-01-10T09:38:00Z" w16du:dateUtc="2025-01-10T07:38:00Z">
        <w:r w:rsidDel="00EE19D5">
          <w:rPr>
            <w:rFonts w:cs="Calibri"/>
            <w:b/>
            <w:sz w:val="20"/>
            <w:szCs w:val="20"/>
          </w:rPr>
          <w:delText xml:space="preserve">Suitability </w:delText>
        </w:r>
      </w:del>
    </w:p>
    <w:p w14:paraId="25772ED0" w14:textId="1831C48C" w:rsidR="00EA0089" w:rsidDel="00EE19D5" w:rsidRDefault="00EA0089" w:rsidP="00EA0089">
      <w:pPr>
        <w:pStyle w:val="Header"/>
        <w:numPr>
          <w:ilvl w:val="0"/>
          <w:numId w:val="9"/>
        </w:numPr>
        <w:spacing w:line="276" w:lineRule="auto"/>
        <w:rPr>
          <w:del w:id="6" w:author="Allison Ammasai" w:date="2025-01-10T09:38:00Z" w16du:dateUtc="2025-01-10T07:38:00Z"/>
          <w:rFonts w:cs="Calibri"/>
          <w:b/>
          <w:sz w:val="20"/>
          <w:szCs w:val="20"/>
        </w:rPr>
      </w:pPr>
      <w:del w:id="7" w:author="Allison Ammasai" w:date="2025-01-10T09:38:00Z" w16du:dateUtc="2025-01-10T07:38:00Z">
        <w:r w:rsidDel="00EE19D5">
          <w:rPr>
            <w:rFonts w:cs="Calibri"/>
            <w:b/>
            <w:sz w:val="20"/>
            <w:szCs w:val="20"/>
          </w:rPr>
          <w:delText xml:space="preserve">Logbooks and tracking </w:delText>
        </w:r>
      </w:del>
    </w:p>
    <w:p w14:paraId="684BB841" w14:textId="70861CAD" w:rsidR="00EA0089" w:rsidDel="00EE19D5" w:rsidRDefault="00EA0089" w:rsidP="00EA0089">
      <w:pPr>
        <w:pStyle w:val="Header"/>
        <w:numPr>
          <w:ilvl w:val="0"/>
          <w:numId w:val="9"/>
        </w:numPr>
        <w:spacing w:line="276" w:lineRule="auto"/>
        <w:rPr>
          <w:del w:id="8" w:author="Allison Ammasai" w:date="2025-01-10T09:38:00Z" w16du:dateUtc="2025-01-10T07:38:00Z"/>
          <w:rFonts w:cs="Calibri"/>
          <w:b/>
          <w:sz w:val="20"/>
          <w:szCs w:val="20"/>
        </w:rPr>
      </w:pPr>
      <w:del w:id="9" w:author="Allison Ammasai" w:date="2025-01-10T09:38:00Z" w16du:dateUtc="2025-01-10T07:38:00Z">
        <w:r w:rsidDel="00EE19D5">
          <w:rPr>
            <w:rFonts w:cs="Calibri"/>
            <w:b/>
            <w:sz w:val="20"/>
            <w:szCs w:val="20"/>
          </w:rPr>
          <w:delText xml:space="preserve">Fuel allowance rules and requirements </w:delText>
        </w:r>
      </w:del>
    </w:p>
    <w:p w14:paraId="3BE87586" w14:textId="7E700404" w:rsidR="00EA0089" w:rsidDel="00EE19D5" w:rsidRDefault="00EA0089" w:rsidP="00EA0089">
      <w:pPr>
        <w:pStyle w:val="Header"/>
        <w:numPr>
          <w:ilvl w:val="0"/>
          <w:numId w:val="9"/>
        </w:numPr>
        <w:spacing w:line="276" w:lineRule="auto"/>
        <w:rPr>
          <w:del w:id="10" w:author="Allison Ammasai" w:date="2025-01-10T09:38:00Z" w16du:dateUtc="2025-01-10T07:38:00Z"/>
          <w:rFonts w:cs="Calibri"/>
          <w:b/>
          <w:sz w:val="20"/>
          <w:szCs w:val="20"/>
        </w:rPr>
      </w:pPr>
      <w:del w:id="11" w:author="Allison Ammasai" w:date="2025-01-10T09:38:00Z" w16du:dateUtc="2025-01-10T07:38:00Z">
        <w:r w:rsidDel="00EE19D5">
          <w:rPr>
            <w:rFonts w:cs="Calibri"/>
            <w:b/>
            <w:sz w:val="20"/>
            <w:szCs w:val="20"/>
          </w:rPr>
          <w:delText xml:space="preserve">Claim and payment timelines </w:delText>
        </w:r>
      </w:del>
    </w:p>
    <w:p w14:paraId="5FF15C56" w14:textId="6901545C" w:rsidR="00EA0089" w:rsidDel="00EE19D5" w:rsidRDefault="00EA0089" w:rsidP="00EA0089">
      <w:pPr>
        <w:pStyle w:val="Header"/>
        <w:numPr>
          <w:ilvl w:val="0"/>
          <w:numId w:val="9"/>
        </w:numPr>
        <w:spacing w:line="276" w:lineRule="auto"/>
        <w:rPr>
          <w:del w:id="12" w:author="Allison Ammasai" w:date="2025-01-10T09:38:00Z" w16du:dateUtc="2025-01-10T07:38:00Z"/>
          <w:rFonts w:cs="Calibri"/>
          <w:b/>
          <w:sz w:val="20"/>
          <w:szCs w:val="20"/>
        </w:rPr>
      </w:pPr>
      <w:del w:id="13" w:author="Allison Ammasai" w:date="2025-01-10T09:38:00Z" w16du:dateUtc="2025-01-10T07:38:00Z">
        <w:r w:rsidDel="00EE19D5">
          <w:rPr>
            <w:rFonts w:cs="Calibri"/>
            <w:b/>
            <w:sz w:val="20"/>
            <w:szCs w:val="20"/>
          </w:rPr>
          <w:delText xml:space="preserve">Investigations and misuse of allowance </w:delText>
        </w:r>
      </w:del>
    </w:p>
    <w:p w14:paraId="49703418" w14:textId="77777777" w:rsidR="00EA0089" w:rsidRDefault="00EA0089" w:rsidP="00EA0089">
      <w:pPr>
        <w:pStyle w:val="Header"/>
        <w:spacing w:line="360" w:lineRule="auto"/>
        <w:rPr>
          <w:rFonts w:cs="Calibri"/>
          <w:b/>
          <w:bCs/>
          <w:sz w:val="20"/>
          <w:szCs w:val="20"/>
        </w:rPr>
      </w:pPr>
    </w:p>
    <w:p w14:paraId="708B694A" w14:textId="77777777" w:rsidR="00EA0089" w:rsidRDefault="00EA0089" w:rsidP="00EA0089">
      <w:pPr>
        <w:pStyle w:val="Header"/>
        <w:spacing w:line="360" w:lineRule="auto"/>
        <w:rPr>
          <w:rFonts w:cs="Calibri"/>
          <w:b/>
          <w:bCs/>
          <w:sz w:val="20"/>
          <w:szCs w:val="20"/>
        </w:rPr>
      </w:pPr>
    </w:p>
    <w:p w14:paraId="2F531D4A" w14:textId="77777777" w:rsidR="00EA0089" w:rsidRDefault="00EA0089" w:rsidP="00EA0089">
      <w:pPr>
        <w:pStyle w:val="Header"/>
        <w:numPr>
          <w:ilvl w:val="0"/>
          <w:numId w:val="10"/>
        </w:numPr>
        <w:tabs>
          <w:tab w:val="clear" w:pos="4513"/>
          <w:tab w:val="center" w:pos="567"/>
        </w:tabs>
        <w:spacing w:line="360" w:lineRule="auto"/>
        <w:ind w:left="90" w:firstLine="0"/>
        <w:rPr>
          <w:rFonts w:cs="Calibri"/>
          <w:b/>
          <w:bCs/>
          <w:sz w:val="20"/>
          <w:szCs w:val="20"/>
        </w:rPr>
      </w:pPr>
      <w:r>
        <w:rPr>
          <w:rFonts w:cs="Calibri"/>
          <w:b/>
          <w:bCs/>
          <w:sz w:val="20"/>
          <w:szCs w:val="20"/>
        </w:rPr>
        <w:t>Objective</w:t>
      </w:r>
    </w:p>
    <w:p w14:paraId="22977ED2" w14:textId="77777777" w:rsidR="00EA0089" w:rsidRDefault="00EA0089" w:rsidP="00EA0089">
      <w:pPr>
        <w:autoSpaceDE w:val="0"/>
        <w:autoSpaceDN w:val="0"/>
        <w:adjustRightInd w:val="0"/>
        <w:jc w:val="both"/>
        <w:rPr>
          <w:rFonts w:cs="Calibri"/>
          <w:sz w:val="20"/>
          <w:szCs w:val="20"/>
        </w:rPr>
      </w:pPr>
      <w:r>
        <w:rPr>
          <w:rFonts w:cs="Calibri"/>
          <w:sz w:val="20"/>
          <w:szCs w:val="20"/>
        </w:rPr>
        <w:t xml:space="preserve">The implementation of this Policy and Procedure is essential for the efficient management and procedures around fuel allowance and travel budgets allocated to staff.  </w:t>
      </w:r>
    </w:p>
    <w:p w14:paraId="28E8F716" w14:textId="77777777" w:rsidR="00EA0089" w:rsidRDefault="00EA0089" w:rsidP="00EA0089">
      <w:pPr>
        <w:autoSpaceDE w:val="0"/>
        <w:autoSpaceDN w:val="0"/>
        <w:adjustRightInd w:val="0"/>
        <w:jc w:val="both"/>
        <w:rPr>
          <w:rFonts w:cs="Calibri"/>
          <w:sz w:val="20"/>
          <w:szCs w:val="20"/>
        </w:rPr>
      </w:pPr>
      <w:r>
        <w:rPr>
          <w:rFonts w:cs="Calibri"/>
          <w:sz w:val="20"/>
          <w:szCs w:val="20"/>
        </w:rPr>
        <w:t>This policy and procedure outlines rules that govern the claiming and reimbursements of fuel and allowances and describes the processes as well as action, which may be taken by the Company in the event of a transgression or non-compliance. This document has been written to ensure that discipline is procedurally and substantively fair and is applied in accordance with an effective disciplinary procedure.</w:t>
      </w:r>
    </w:p>
    <w:p w14:paraId="0C5BD4B2" w14:textId="77777777" w:rsidR="00EA0089" w:rsidRDefault="00EA0089" w:rsidP="00EA0089">
      <w:pPr>
        <w:pStyle w:val="Header"/>
        <w:tabs>
          <w:tab w:val="clear" w:pos="4513"/>
          <w:tab w:val="center" w:pos="567"/>
        </w:tabs>
        <w:spacing w:line="360" w:lineRule="auto"/>
        <w:ind w:left="90"/>
        <w:rPr>
          <w:rFonts w:cs="Calibri"/>
          <w:b/>
          <w:bCs/>
          <w:sz w:val="20"/>
          <w:szCs w:val="20"/>
        </w:rPr>
      </w:pPr>
    </w:p>
    <w:p w14:paraId="39FB7201" w14:textId="77777777" w:rsidR="00EA0089" w:rsidRDefault="00EA0089" w:rsidP="00EA0089">
      <w:pPr>
        <w:pStyle w:val="Header"/>
        <w:tabs>
          <w:tab w:val="clear" w:pos="4513"/>
          <w:tab w:val="center" w:pos="567"/>
        </w:tabs>
        <w:spacing w:line="360" w:lineRule="auto"/>
        <w:ind w:left="90"/>
        <w:rPr>
          <w:rFonts w:cs="Calibri"/>
          <w:b/>
          <w:bCs/>
          <w:sz w:val="20"/>
          <w:szCs w:val="20"/>
        </w:rPr>
      </w:pPr>
    </w:p>
    <w:p w14:paraId="7E5152D2" w14:textId="77777777" w:rsidR="00EA0089" w:rsidRDefault="00EA0089" w:rsidP="00EA0089">
      <w:pPr>
        <w:pStyle w:val="Header"/>
        <w:numPr>
          <w:ilvl w:val="0"/>
          <w:numId w:val="10"/>
        </w:numPr>
        <w:tabs>
          <w:tab w:val="clear" w:pos="4513"/>
          <w:tab w:val="center" w:pos="567"/>
        </w:tabs>
        <w:spacing w:line="360" w:lineRule="auto"/>
        <w:ind w:left="90" w:firstLine="0"/>
        <w:rPr>
          <w:rFonts w:cs="Calibri"/>
          <w:b/>
          <w:bCs/>
          <w:sz w:val="20"/>
          <w:szCs w:val="20"/>
        </w:rPr>
      </w:pPr>
      <w:r>
        <w:rPr>
          <w:rFonts w:cs="Calibri"/>
          <w:b/>
          <w:bCs/>
          <w:sz w:val="20"/>
          <w:szCs w:val="20"/>
        </w:rPr>
        <w:t xml:space="preserve">Suitability </w:t>
      </w:r>
    </w:p>
    <w:p w14:paraId="10E346EA" w14:textId="77777777" w:rsidR="00EA0089" w:rsidRDefault="00EA0089" w:rsidP="00EA0089">
      <w:pPr>
        <w:pStyle w:val="Header"/>
        <w:tabs>
          <w:tab w:val="clear" w:pos="4513"/>
          <w:tab w:val="center" w:pos="709"/>
        </w:tabs>
        <w:spacing w:line="360" w:lineRule="auto"/>
        <w:ind w:left="90"/>
        <w:rPr>
          <w:rFonts w:cs="Calibri"/>
          <w:sz w:val="20"/>
          <w:szCs w:val="20"/>
        </w:rPr>
      </w:pPr>
      <w:r>
        <w:rPr>
          <w:rFonts w:cs="Calibri"/>
          <w:b/>
          <w:bCs/>
          <w:sz w:val="20"/>
          <w:szCs w:val="20"/>
        </w:rPr>
        <w:tab/>
      </w:r>
      <w:r>
        <w:rPr>
          <w:rFonts w:cs="Calibri"/>
          <w:sz w:val="20"/>
          <w:szCs w:val="20"/>
        </w:rPr>
        <w:t xml:space="preserve">This policy is only applicable to staff that are provided with a fuel allowance as part of their offer or role requirements. </w:t>
      </w:r>
    </w:p>
    <w:p w14:paraId="7A2445F6" w14:textId="77777777" w:rsidR="00EA0089" w:rsidRDefault="00EA0089" w:rsidP="00EA0089">
      <w:pPr>
        <w:pStyle w:val="Header"/>
        <w:tabs>
          <w:tab w:val="clear" w:pos="4513"/>
          <w:tab w:val="center" w:pos="709"/>
        </w:tabs>
        <w:spacing w:line="360" w:lineRule="auto"/>
        <w:ind w:left="450"/>
        <w:rPr>
          <w:rFonts w:cs="Calibri"/>
          <w:sz w:val="20"/>
          <w:szCs w:val="20"/>
        </w:rPr>
      </w:pPr>
    </w:p>
    <w:p w14:paraId="5C9CEF18" w14:textId="77777777" w:rsidR="00EA0089" w:rsidRDefault="00EA0089" w:rsidP="00EA0089">
      <w:pPr>
        <w:pStyle w:val="Header"/>
        <w:tabs>
          <w:tab w:val="clear" w:pos="4513"/>
          <w:tab w:val="center" w:pos="709"/>
        </w:tabs>
        <w:spacing w:line="360" w:lineRule="auto"/>
        <w:ind w:left="450"/>
        <w:rPr>
          <w:rFonts w:cs="Calibri"/>
          <w:sz w:val="20"/>
          <w:szCs w:val="20"/>
        </w:rPr>
      </w:pPr>
    </w:p>
    <w:p w14:paraId="0B8D47F6" w14:textId="77777777" w:rsidR="00EA0089" w:rsidRDefault="00EA0089" w:rsidP="00EA0089">
      <w:pPr>
        <w:pStyle w:val="Header"/>
        <w:numPr>
          <w:ilvl w:val="0"/>
          <w:numId w:val="10"/>
        </w:numPr>
        <w:tabs>
          <w:tab w:val="clear" w:pos="4513"/>
          <w:tab w:val="center" w:pos="567"/>
        </w:tabs>
        <w:spacing w:line="360" w:lineRule="auto"/>
        <w:ind w:left="90" w:firstLine="0"/>
        <w:rPr>
          <w:rFonts w:cs="Calibri"/>
          <w:b/>
          <w:bCs/>
          <w:sz w:val="20"/>
          <w:szCs w:val="20"/>
        </w:rPr>
      </w:pPr>
      <w:r>
        <w:rPr>
          <w:rFonts w:cs="Calibri"/>
          <w:b/>
          <w:bCs/>
          <w:sz w:val="20"/>
          <w:szCs w:val="20"/>
        </w:rPr>
        <w:t xml:space="preserve">Logbooks and tracking </w:t>
      </w:r>
    </w:p>
    <w:p w14:paraId="460E4C7C" w14:textId="132EB5A1" w:rsidR="00EA0089" w:rsidRDefault="00EA0089" w:rsidP="00EA0089">
      <w:pPr>
        <w:pStyle w:val="Header"/>
        <w:tabs>
          <w:tab w:val="clear" w:pos="4513"/>
          <w:tab w:val="center" w:pos="567"/>
        </w:tabs>
        <w:spacing w:line="360" w:lineRule="auto"/>
        <w:ind w:left="90"/>
        <w:rPr>
          <w:rFonts w:cs="Calibri"/>
          <w:sz w:val="20"/>
          <w:szCs w:val="20"/>
        </w:rPr>
      </w:pPr>
      <w:r>
        <w:rPr>
          <w:rFonts w:cs="Calibri"/>
          <w:sz w:val="20"/>
          <w:szCs w:val="20"/>
        </w:rPr>
        <w:t xml:space="preserve">It is a requirement that all staff provided with a fuel allowance maintain a logbook detailing their KM’s travelled for business purposes. Where staff do not have a </w:t>
      </w:r>
      <w:proofErr w:type="gramStart"/>
      <w:r>
        <w:rPr>
          <w:rFonts w:cs="Calibri"/>
          <w:sz w:val="20"/>
          <w:szCs w:val="20"/>
        </w:rPr>
        <w:t>log book</w:t>
      </w:r>
      <w:proofErr w:type="gramEnd"/>
      <w:r>
        <w:rPr>
          <w:rFonts w:cs="Calibri"/>
          <w:sz w:val="20"/>
          <w:szCs w:val="20"/>
        </w:rPr>
        <w:t xml:space="preserve">, they may request an excel template from the company which must be completed and made readily available upon request. </w:t>
      </w:r>
    </w:p>
    <w:p w14:paraId="2D98F9A7" w14:textId="77777777" w:rsidR="00EA0089" w:rsidRDefault="00EA0089" w:rsidP="00EA0089">
      <w:pPr>
        <w:pStyle w:val="Header"/>
        <w:tabs>
          <w:tab w:val="clear" w:pos="4513"/>
          <w:tab w:val="center" w:pos="567"/>
        </w:tabs>
        <w:spacing w:line="360" w:lineRule="auto"/>
        <w:ind w:left="90"/>
        <w:rPr>
          <w:rFonts w:cs="Calibri"/>
          <w:sz w:val="20"/>
          <w:szCs w:val="20"/>
        </w:rPr>
      </w:pPr>
    </w:p>
    <w:p w14:paraId="60AE55E1" w14:textId="77777777" w:rsidR="00EA0089" w:rsidRDefault="00EA0089" w:rsidP="00EA0089">
      <w:pPr>
        <w:pStyle w:val="Header"/>
        <w:tabs>
          <w:tab w:val="clear" w:pos="4513"/>
          <w:tab w:val="center" w:pos="567"/>
        </w:tabs>
        <w:spacing w:line="360" w:lineRule="auto"/>
        <w:ind w:left="90"/>
        <w:rPr>
          <w:rFonts w:cs="Calibri"/>
          <w:sz w:val="20"/>
          <w:szCs w:val="20"/>
        </w:rPr>
      </w:pPr>
      <w:r>
        <w:rPr>
          <w:rFonts w:cs="Calibri"/>
          <w:sz w:val="20"/>
          <w:szCs w:val="20"/>
        </w:rPr>
        <w:t xml:space="preserve">Staff that are provided with a fuel allowance, will make use of the DEXT system whereby all slips (business related only) are uploaded for reimbursement. </w:t>
      </w:r>
    </w:p>
    <w:p w14:paraId="1B218D41" w14:textId="77777777" w:rsidR="00EA0089" w:rsidRDefault="00EA0089" w:rsidP="00EA0089">
      <w:pPr>
        <w:pStyle w:val="Header"/>
        <w:tabs>
          <w:tab w:val="clear" w:pos="4513"/>
          <w:tab w:val="center" w:pos="567"/>
        </w:tabs>
        <w:spacing w:line="360" w:lineRule="auto"/>
        <w:ind w:left="90"/>
        <w:rPr>
          <w:rFonts w:cs="Calibri"/>
          <w:sz w:val="20"/>
          <w:szCs w:val="20"/>
        </w:rPr>
      </w:pPr>
    </w:p>
    <w:p w14:paraId="7134BB65" w14:textId="77777777" w:rsidR="00EA0089" w:rsidRDefault="00EA0089" w:rsidP="00EA0089">
      <w:pPr>
        <w:pStyle w:val="Header"/>
        <w:tabs>
          <w:tab w:val="clear" w:pos="4513"/>
          <w:tab w:val="center" w:pos="567"/>
        </w:tabs>
        <w:spacing w:line="360" w:lineRule="auto"/>
        <w:ind w:left="90"/>
        <w:rPr>
          <w:rFonts w:cs="Calibri"/>
          <w:sz w:val="20"/>
          <w:szCs w:val="20"/>
        </w:rPr>
      </w:pPr>
    </w:p>
    <w:p w14:paraId="0F060828" w14:textId="77777777" w:rsidR="00EA0089" w:rsidRDefault="00EA0089" w:rsidP="00EA0089">
      <w:pPr>
        <w:pStyle w:val="Header"/>
        <w:numPr>
          <w:ilvl w:val="0"/>
          <w:numId w:val="10"/>
        </w:numPr>
        <w:tabs>
          <w:tab w:val="clear" w:pos="4513"/>
          <w:tab w:val="center" w:pos="567"/>
        </w:tabs>
        <w:spacing w:line="360" w:lineRule="auto"/>
        <w:ind w:left="90" w:firstLine="0"/>
        <w:rPr>
          <w:rFonts w:cs="Calibri"/>
          <w:b/>
          <w:bCs/>
          <w:sz w:val="20"/>
          <w:szCs w:val="20"/>
        </w:rPr>
      </w:pPr>
      <w:r>
        <w:rPr>
          <w:rFonts w:cs="Calibri"/>
          <w:b/>
          <w:bCs/>
          <w:sz w:val="20"/>
          <w:szCs w:val="20"/>
        </w:rPr>
        <w:lastRenderedPageBreak/>
        <w:t xml:space="preserve">Fuel allowance rules and requirements </w:t>
      </w:r>
    </w:p>
    <w:p w14:paraId="7573A0BF" w14:textId="77777777" w:rsidR="00EA0089" w:rsidRDefault="00EA0089" w:rsidP="00EA0089">
      <w:pPr>
        <w:pStyle w:val="Header"/>
        <w:numPr>
          <w:ilvl w:val="0"/>
          <w:numId w:val="11"/>
        </w:numPr>
        <w:tabs>
          <w:tab w:val="clear" w:pos="4513"/>
          <w:tab w:val="center" w:pos="567"/>
        </w:tabs>
        <w:spacing w:line="360" w:lineRule="auto"/>
        <w:rPr>
          <w:rFonts w:cs="Calibri"/>
          <w:sz w:val="20"/>
          <w:szCs w:val="20"/>
        </w:rPr>
      </w:pPr>
      <w:r>
        <w:rPr>
          <w:rFonts w:cs="Calibri"/>
          <w:sz w:val="20"/>
          <w:szCs w:val="20"/>
        </w:rPr>
        <w:t xml:space="preserve">The allocated allowance is a budget and not an owing amount monthly. </w:t>
      </w:r>
    </w:p>
    <w:p w14:paraId="6FEAC4C2" w14:textId="77777777" w:rsidR="00EA0089" w:rsidRDefault="00EA0089" w:rsidP="00EA0089">
      <w:pPr>
        <w:pStyle w:val="Header"/>
        <w:numPr>
          <w:ilvl w:val="0"/>
          <w:numId w:val="11"/>
        </w:numPr>
        <w:tabs>
          <w:tab w:val="clear" w:pos="4513"/>
          <w:tab w:val="center" w:pos="567"/>
        </w:tabs>
        <w:spacing w:line="360" w:lineRule="auto"/>
        <w:rPr>
          <w:rFonts w:cs="Calibri"/>
          <w:sz w:val="20"/>
          <w:szCs w:val="20"/>
        </w:rPr>
      </w:pPr>
      <w:r>
        <w:rPr>
          <w:rFonts w:cs="Calibri"/>
          <w:sz w:val="20"/>
          <w:szCs w:val="20"/>
        </w:rPr>
        <w:t xml:space="preserve">The staff member is required to maintain efficient travel routes to maintain best KM mileage. </w:t>
      </w:r>
    </w:p>
    <w:p w14:paraId="1C8B2C9B" w14:textId="240C5D0A" w:rsidR="00EA0089" w:rsidRDefault="00EA0089" w:rsidP="00EA0089">
      <w:pPr>
        <w:pStyle w:val="Header"/>
        <w:numPr>
          <w:ilvl w:val="0"/>
          <w:numId w:val="11"/>
        </w:numPr>
        <w:tabs>
          <w:tab w:val="clear" w:pos="4513"/>
          <w:tab w:val="center" w:pos="567"/>
        </w:tabs>
        <w:spacing w:line="360" w:lineRule="auto"/>
        <w:rPr>
          <w:rFonts w:cs="Calibri"/>
          <w:sz w:val="20"/>
          <w:szCs w:val="20"/>
        </w:rPr>
      </w:pPr>
      <w:r>
        <w:rPr>
          <w:rFonts w:cs="Calibri"/>
          <w:sz w:val="20"/>
          <w:szCs w:val="20"/>
        </w:rPr>
        <w:t xml:space="preserve">Staff may not fill up their tank on a </w:t>
      </w:r>
      <w:ins w:id="14" w:author="Allison Ammasai" w:date="2025-01-09T13:59:00Z" w16du:dateUtc="2025-01-09T11:59:00Z">
        <w:r w:rsidR="00FB76BD">
          <w:rPr>
            <w:rFonts w:cs="Calibri"/>
            <w:sz w:val="20"/>
            <w:szCs w:val="20"/>
          </w:rPr>
          <w:t>Friday</w:t>
        </w:r>
      </w:ins>
      <w:del w:id="15" w:author="Allison Ammasai" w:date="2025-01-09T13:59:00Z" w16du:dateUtc="2025-01-09T11:59:00Z">
        <w:r w:rsidDel="00FB76BD">
          <w:rPr>
            <w:rFonts w:cs="Calibri"/>
            <w:sz w:val="20"/>
            <w:szCs w:val="20"/>
          </w:rPr>
          <w:delText>Thursday</w:delText>
        </w:r>
      </w:del>
      <w:r>
        <w:rPr>
          <w:rFonts w:cs="Calibri"/>
          <w:sz w:val="20"/>
          <w:szCs w:val="20"/>
        </w:rPr>
        <w:t xml:space="preserve"> or a weekend.  (Unless approved by Line Manager) </w:t>
      </w:r>
    </w:p>
    <w:p w14:paraId="223AFFF7" w14:textId="77777777" w:rsidR="00EA0089" w:rsidRDefault="00EA0089" w:rsidP="00EA0089">
      <w:pPr>
        <w:pStyle w:val="Header"/>
        <w:numPr>
          <w:ilvl w:val="0"/>
          <w:numId w:val="11"/>
        </w:numPr>
        <w:tabs>
          <w:tab w:val="clear" w:pos="4513"/>
          <w:tab w:val="center" w:pos="567"/>
        </w:tabs>
        <w:spacing w:line="360" w:lineRule="auto"/>
        <w:rPr>
          <w:rFonts w:cs="Calibri"/>
          <w:sz w:val="20"/>
          <w:szCs w:val="20"/>
        </w:rPr>
      </w:pPr>
      <w:r>
        <w:rPr>
          <w:rFonts w:cs="Calibri"/>
          <w:sz w:val="20"/>
          <w:szCs w:val="20"/>
        </w:rPr>
        <w:t xml:space="preserve">Should the staff member forecast going over allowance, a motivation needs to be sent to Line Manager with reasoning for approval before any top up payments can be made. </w:t>
      </w:r>
    </w:p>
    <w:p w14:paraId="4C7A6F69" w14:textId="77777777" w:rsidR="00EA0089" w:rsidRDefault="00EA0089" w:rsidP="00EA0089">
      <w:pPr>
        <w:pStyle w:val="Header"/>
        <w:numPr>
          <w:ilvl w:val="0"/>
          <w:numId w:val="11"/>
        </w:numPr>
        <w:tabs>
          <w:tab w:val="clear" w:pos="4513"/>
          <w:tab w:val="center" w:pos="567"/>
        </w:tabs>
        <w:spacing w:line="360" w:lineRule="auto"/>
        <w:rPr>
          <w:rFonts w:cs="Calibri"/>
          <w:sz w:val="20"/>
          <w:szCs w:val="20"/>
        </w:rPr>
      </w:pPr>
      <w:r>
        <w:rPr>
          <w:rFonts w:cs="Calibri"/>
          <w:sz w:val="20"/>
          <w:szCs w:val="20"/>
        </w:rPr>
        <w:t>Staff may only put fuel in their declared vehicle.</w:t>
      </w:r>
    </w:p>
    <w:p w14:paraId="1010F054" w14:textId="77777777" w:rsidR="00EA0089" w:rsidRDefault="00EA0089" w:rsidP="00EA0089">
      <w:pPr>
        <w:pStyle w:val="Header"/>
        <w:numPr>
          <w:ilvl w:val="0"/>
          <w:numId w:val="11"/>
        </w:numPr>
        <w:tabs>
          <w:tab w:val="clear" w:pos="4513"/>
          <w:tab w:val="center" w:pos="567"/>
        </w:tabs>
        <w:spacing w:line="360" w:lineRule="auto"/>
        <w:rPr>
          <w:rFonts w:cs="Calibri"/>
          <w:sz w:val="20"/>
          <w:szCs w:val="20"/>
        </w:rPr>
      </w:pPr>
      <w:r>
        <w:rPr>
          <w:rFonts w:cs="Calibri"/>
          <w:sz w:val="20"/>
          <w:szCs w:val="20"/>
        </w:rPr>
        <w:t>Vehicle registrations must appear on all submitted fuel slips.</w:t>
      </w:r>
    </w:p>
    <w:p w14:paraId="74E0908B" w14:textId="77777777" w:rsidR="00EA0089" w:rsidRDefault="00EA0089" w:rsidP="00EA0089">
      <w:pPr>
        <w:pStyle w:val="Header"/>
        <w:numPr>
          <w:ilvl w:val="0"/>
          <w:numId w:val="11"/>
        </w:numPr>
        <w:tabs>
          <w:tab w:val="clear" w:pos="4513"/>
          <w:tab w:val="center" w:pos="567"/>
        </w:tabs>
        <w:spacing w:line="360" w:lineRule="auto"/>
        <w:rPr>
          <w:rFonts w:cs="Calibri"/>
          <w:sz w:val="20"/>
          <w:szCs w:val="20"/>
        </w:rPr>
      </w:pPr>
      <w:r>
        <w:rPr>
          <w:rFonts w:cs="Calibri"/>
          <w:sz w:val="20"/>
          <w:szCs w:val="20"/>
        </w:rPr>
        <w:t xml:space="preserve">Should there be any changes to the staff members vehicle, the company must be informed in writing prior to petrol being filled. </w:t>
      </w:r>
    </w:p>
    <w:p w14:paraId="66161004" w14:textId="3ACF96B6" w:rsidR="00EA0089" w:rsidRDefault="0025615B" w:rsidP="00EA0089">
      <w:pPr>
        <w:pStyle w:val="Header"/>
        <w:tabs>
          <w:tab w:val="clear" w:pos="4513"/>
          <w:tab w:val="center" w:pos="567"/>
        </w:tabs>
        <w:spacing w:line="360" w:lineRule="auto"/>
        <w:ind w:left="90"/>
        <w:rPr>
          <w:rFonts w:cs="Calibri"/>
          <w:sz w:val="20"/>
          <w:szCs w:val="20"/>
        </w:rPr>
      </w:pPr>
      <w:ins w:id="16" w:author="Allison Ammasai" w:date="2025-01-09T14:05:00Z" w16du:dateUtc="2025-01-09T12:05:00Z">
        <w:r>
          <w:rPr>
            <w:rFonts w:cs="Calibri"/>
            <w:sz w:val="20"/>
            <w:szCs w:val="20"/>
          </w:rPr>
          <w:t xml:space="preserve"> </w:t>
        </w:r>
      </w:ins>
    </w:p>
    <w:p w14:paraId="77715C77" w14:textId="526E07E1" w:rsidR="00EA0089" w:rsidDel="002449B0" w:rsidRDefault="006955A0" w:rsidP="00EA0089">
      <w:pPr>
        <w:pStyle w:val="Header"/>
        <w:numPr>
          <w:ilvl w:val="0"/>
          <w:numId w:val="10"/>
        </w:numPr>
        <w:tabs>
          <w:tab w:val="clear" w:pos="4513"/>
          <w:tab w:val="center" w:pos="567"/>
        </w:tabs>
        <w:spacing w:line="360" w:lineRule="auto"/>
        <w:ind w:left="90" w:firstLine="0"/>
        <w:rPr>
          <w:del w:id="17" w:author="Allison Ammasai" w:date="2025-01-09T14:05:00Z" w16du:dateUtc="2025-01-09T12:05:00Z"/>
          <w:rFonts w:cs="Calibri"/>
          <w:b/>
          <w:bCs/>
          <w:sz w:val="20"/>
          <w:szCs w:val="20"/>
        </w:rPr>
      </w:pPr>
      <w:ins w:id="18" w:author="Allison Ammasai" w:date="2025-01-09T15:32:00Z" w16du:dateUtc="2025-01-09T13:32:00Z">
        <w:r>
          <w:rPr>
            <w:rFonts w:cs="Calibri"/>
            <w:b/>
            <w:bCs/>
            <w:sz w:val="20"/>
            <w:szCs w:val="20"/>
          </w:rPr>
          <w:t xml:space="preserve">5. </w:t>
        </w:r>
      </w:ins>
      <w:r w:rsidR="00EA0089">
        <w:rPr>
          <w:rFonts w:cs="Calibri"/>
          <w:b/>
          <w:bCs/>
          <w:sz w:val="20"/>
          <w:szCs w:val="20"/>
        </w:rPr>
        <w:t xml:space="preserve">Claim and payment timelines and </w:t>
      </w:r>
      <w:proofErr w:type="spellStart"/>
      <w:r w:rsidR="00EA0089">
        <w:rPr>
          <w:rFonts w:cs="Calibri"/>
          <w:b/>
          <w:bCs/>
          <w:sz w:val="20"/>
          <w:szCs w:val="20"/>
        </w:rPr>
        <w:t>terms</w:t>
      </w:r>
      <w:del w:id="19" w:author="Allison Ammasai" w:date="2025-01-09T14:05:00Z" w16du:dateUtc="2025-01-09T12:05:00Z">
        <w:r w:rsidR="00EA0089" w:rsidDel="0025615B">
          <w:rPr>
            <w:rFonts w:cs="Calibri"/>
            <w:b/>
            <w:bCs/>
            <w:sz w:val="20"/>
            <w:szCs w:val="20"/>
          </w:rPr>
          <w:delText xml:space="preserve"> </w:delText>
        </w:r>
      </w:del>
    </w:p>
    <w:p w14:paraId="2A7BCCEB" w14:textId="1F036DD3" w:rsidR="002449B0" w:rsidRPr="00EA5D3A" w:rsidRDefault="002449B0">
      <w:pPr>
        <w:autoSpaceDE w:val="0"/>
        <w:autoSpaceDN w:val="0"/>
        <w:adjustRightInd w:val="0"/>
        <w:rPr>
          <w:ins w:id="20" w:author="Allison Ammasai" w:date="2025-01-09T15:23:00Z" w16du:dateUtc="2025-01-09T13:23:00Z"/>
          <w:rFonts w:asciiTheme="minorHAnsi" w:hAnsiTheme="minorHAnsi" w:cstheme="minorHAnsi"/>
          <w:color w:val="00344F"/>
          <w:sz w:val="20"/>
          <w:szCs w:val="20"/>
          <w:rPrChange w:id="21" w:author="Allison Ammasai" w:date="2025-01-09T15:25:00Z" w16du:dateUtc="2025-01-09T13:25:00Z">
            <w:rPr>
              <w:ins w:id="22" w:author="Allison Ammasai" w:date="2025-01-09T15:23:00Z" w16du:dateUtc="2025-01-09T13:23:00Z"/>
              <w:rFonts w:cs="Calibri"/>
              <w:b/>
              <w:bCs/>
              <w:sz w:val="20"/>
              <w:szCs w:val="20"/>
            </w:rPr>
          </w:rPrChange>
        </w:rPr>
        <w:pPrChange w:id="23" w:author="Allison Ammasai" w:date="2025-01-09T15:24:00Z" w16du:dateUtc="2025-01-09T13:24:00Z">
          <w:pPr>
            <w:pStyle w:val="Header"/>
            <w:numPr>
              <w:numId w:val="10"/>
            </w:numPr>
            <w:tabs>
              <w:tab w:val="clear" w:pos="4513"/>
              <w:tab w:val="center" w:pos="567"/>
            </w:tabs>
            <w:spacing w:line="360" w:lineRule="auto"/>
            <w:ind w:left="90" w:hanging="360"/>
          </w:pPr>
        </w:pPrChange>
      </w:pPr>
      <w:ins w:id="24" w:author="Allison Ammasai" w:date="2025-01-09T15:24:00Z" w16du:dateUtc="2025-01-09T13:24:00Z">
        <w:r w:rsidRPr="00EA5D3A">
          <w:rPr>
            <w:rFonts w:asciiTheme="minorHAnsi" w:hAnsiTheme="minorHAnsi" w:cstheme="minorHAnsi"/>
            <w:color w:val="00344F"/>
            <w:sz w:val="20"/>
            <w:szCs w:val="20"/>
            <w:rPrChange w:id="25" w:author="Allison Ammasai" w:date="2025-01-09T15:25:00Z" w16du:dateUtc="2025-01-09T13:25:00Z">
              <w:rPr/>
            </w:rPrChange>
          </w:rPr>
          <w:t>Fuel</w:t>
        </w:r>
        <w:proofErr w:type="spellEnd"/>
        <w:r w:rsidRPr="00EA5D3A">
          <w:rPr>
            <w:rFonts w:asciiTheme="minorHAnsi" w:hAnsiTheme="minorHAnsi" w:cstheme="minorHAnsi"/>
            <w:color w:val="00344F"/>
            <w:sz w:val="20"/>
            <w:szCs w:val="20"/>
            <w:rPrChange w:id="26" w:author="Allison Ammasai" w:date="2025-01-09T15:25:00Z" w16du:dateUtc="2025-01-09T13:25:00Z">
              <w:rPr/>
            </w:rPrChange>
          </w:rPr>
          <w:t xml:space="preserve"> claims are </w:t>
        </w:r>
        <w:commentRangeStart w:id="27"/>
        <w:r w:rsidRPr="00EA5D3A">
          <w:rPr>
            <w:rFonts w:asciiTheme="minorHAnsi" w:hAnsiTheme="minorHAnsi" w:cstheme="minorHAnsi"/>
            <w:color w:val="00344F"/>
            <w:sz w:val="20"/>
            <w:szCs w:val="20"/>
            <w:rPrChange w:id="28" w:author="Allison Ammasai" w:date="2025-01-09T15:25:00Z" w16du:dateUtc="2025-01-09T13:25:00Z">
              <w:rPr/>
            </w:rPrChange>
          </w:rPr>
          <w:t>only</w:t>
        </w:r>
      </w:ins>
      <w:commentRangeEnd w:id="27"/>
      <w:ins w:id="29" w:author="Allison Ammasai" w:date="2025-01-10T09:38:00Z" w16du:dateUtc="2025-01-10T07:38:00Z">
        <w:r w:rsidR="00DC302E">
          <w:rPr>
            <w:rStyle w:val="CommentReference"/>
          </w:rPr>
          <w:commentReference w:id="27"/>
        </w:r>
      </w:ins>
      <w:ins w:id="30" w:author="Allison Ammasai" w:date="2025-01-09T15:24:00Z" w16du:dateUtc="2025-01-09T13:24:00Z">
        <w:r w:rsidRPr="00EA5D3A">
          <w:rPr>
            <w:rFonts w:asciiTheme="minorHAnsi" w:hAnsiTheme="minorHAnsi" w:cstheme="minorHAnsi"/>
            <w:color w:val="00344F"/>
            <w:sz w:val="20"/>
            <w:szCs w:val="20"/>
            <w:rPrChange w:id="31" w:author="Allison Ammasai" w:date="2025-01-09T15:25:00Z" w16du:dateUtc="2025-01-09T13:25:00Z">
              <w:rPr/>
            </w:rPrChange>
          </w:rPr>
          <w:t xml:space="preserve"> relevant for fillings done Monday to Friday 11:00 am. No fuel may be filled and claimed for after 12:00pm Friday – Sunday</w:t>
        </w:r>
      </w:ins>
    </w:p>
    <w:p w14:paraId="52F53A77" w14:textId="1FB1FEDE" w:rsidR="00EA0089" w:rsidRPr="00125E9E" w:rsidDel="00000257" w:rsidRDefault="00EA0089">
      <w:pPr>
        <w:pStyle w:val="Header"/>
        <w:numPr>
          <w:ilvl w:val="0"/>
          <w:numId w:val="14"/>
        </w:numPr>
        <w:tabs>
          <w:tab w:val="clear" w:pos="4513"/>
          <w:tab w:val="center" w:pos="567"/>
        </w:tabs>
        <w:spacing w:line="360" w:lineRule="auto"/>
        <w:rPr>
          <w:del w:id="32" w:author="Allison Ammasai" w:date="2025-01-09T14:04:00Z" w16du:dateUtc="2025-01-09T12:04:00Z"/>
          <w:rFonts w:asciiTheme="minorHAnsi" w:eastAsiaTheme="minorHAnsi" w:hAnsiTheme="minorHAnsi" w:cstheme="minorHAnsi"/>
          <w:color w:val="00344F"/>
          <w:sz w:val="20"/>
          <w:szCs w:val="20"/>
          <w:lang w:eastAsia="en-US"/>
          <w:rPrChange w:id="33" w:author="Allison Ammasai" w:date="2025-01-09T15:27:00Z" w16du:dateUtc="2025-01-09T13:27:00Z">
            <w:rPr>
              <w:del w:id="34" w:author="Allison Ammasai" w:date="2025-01-09T14:04:00Z" w16du:dateUtc="2025-01-09T12:04:00Z"/>
              <w:rFonts w:cs="Calibri"/>
              <w:sz w:val="20"/>
              <w:szCs w:val="20"/>
            </w:rPr>
          </w:rPrChange>
        </w:rPr>
        <w:pPrChange w:id="35" w:author="Allison Ammasai" w:date="2025-01-09T15:33:00Z" w16du:dateUtc="2025-01-09T13:33:00Z">
          <w:pPr>
            <w:pStyle w:val="Header"/>
            <w:numPr>
              <w:numId w:val="12"/>
            </w:numPr>
            <w:tabs>
              <w:tab w:val="clear" w:pos="4513"/>
              <w:tab w:val="center" w:pos="567"/>
            </w:tabs>
            <w:spacing w:line="360" w:lineRule="auto"/>
            <w:ind w:left="450" w:hanging="360"/>
          </w:pPr>
        </w:pPrChange>
      </w:pPr>
      <w:del w:id="36" w:author="Allison Ammasai" w:date="2025-01-09T15:12:00Z" w16du:dateUtc="2025-01-09T13:12:00Z">
        <w:r w:rsidRPr="0025615B" w:rsidDel="002A4804">
          <w:rPr>
            <w:rFonts w:cs="Calibri"/>
            <w:sz w:val="20"/>
            <w:szCs w:val="20"/>
            <w:rPrChange w:id="37" w:author="Allison Ammasai" w:date="2025-01-09T14:05:00Z" w16du:dateUtc="2025-01-09T12:05:00Z">
              <w:rPr/>
            </w:rPrChange>
          </w:rPr>
          <w:delText>Slips must be loaded within 1 week of purchase</w:delText>
        </w:r>
      </w:del>
      <w:del w:id="38" w:author="Allison Ammasai" w:date="2025-01-09T14:04:00Z" w16du:dateUtc="2025-01-09T12:04:00Z">
        <w:r w:rsidRPr="0025615B" w:rsidDel="008C2AFC">
          <w:rPr>
            <w:rFonts w:cs="Calibri"/>
            <w:sz w:val="20"/>
            <w:szCs w:val="20"/>
            <w:rPrChange w:id="39" w:author="Allison Ammasai" w:date="2025-01-09T14:05:00Z" w16du:dateUtc="2025-01-09T12:05:00Z">
              <w:rPr/>
            </w:rPrChange>
          </w:rPr>
          <w:delText>.</w:delText>
        </w:r>
      </w:del>
      <w:del w:id="40" w:author="Allison Ammasai" w:date="2025-01-09T14:01:00Z" w16du:dateUtc="2025-01-09T12:01:00Z">
        <w:r w:rsidRPr="0025615B" w:rsidDel="001250C2">
          <w:rPr>
            <w:rFonts w:cs="Calibri"/>
            <w:sz w:val="20"/>
            <w:szCs w:val="20"/>
            <w:rPrChange w:id="41" w:author="Allison Ammasai" w:date="2025-01-09T14:05:00Z" w16du:dateUtc="2025-01-09T12:05:00Z">
              <w:rPr/>
            </w:rPrChange>
          </w:rPr>
          <w:delText xml:space="preserve"> </w:delText>
        </w:r>
      </w:del>
      <w:ins w:id="42" w:author="Allison Ammasai" w:date="2025-01-09T15:33:00Z" w16du:dateUtc="2025-01-09T13:33:00Z">
        <w:r w:rsidR="006955A0">
          <w:rPr>
            <w:rFonts w:cs="Calibri"/>
            <w:sz w:val="20"/>
            <w:szCs w:val="20"/>
          </w:rPr>
          <w:t xml:space="preserve"> </w:t>
        </w:r>
      </w:ins>
      <w:ins w:id="43" w:author="Allison Ammasai" w:date="2025-01-09T15:12:00Z" w16du:dateUtc="2025-01-09T13:12:00Z">
        <w:r w:rsidR="002A4804">
          <w:rPr>
            <w:rFonts w:cs="Calibri"/>
            <w:sz w:val="20"/>
            <w:szCs w:val="20"/>
          </w:rPr>
          <w:t xml:space="preserve"> </w:t>
        </w:r>
      </w:ins>
      <w:ins w:id="44" w:author="Allison Ammasai" w:date="2025-01-09T15:26:00Z" w16du:dateUtc="2025-01-09T13:26:00Z">
        <w:r w:rsidR="00125E9E" w:rsidRPr="00125E9E">
          <w:rPr>
            <w:rFonts w:asciiTheme="minorHAnsi" w:hAnsiTheme="minorHAnsi" w:cstheme="minorHAnsi"/>
            <w:color w:val="00344F"/>
            <w:sz w:val="20"/>
            <w:szCs w:val="20"/>
            <w:rPrChange w:id="45" w:author="Allison Ammasai" w:date="2025-01-09T15:27:00Z" w16du:dateUtc="2025-01-09T13:27:00Z">
              <w:rPr>
                <w:rFonts w:ascii="SassoonSansStd" w:hAnsi="SassoonSansStd" w:cs="SassoonSansStd"/>
                <w:color w:val="00344F"/>
              </w:rPr>
            </w:rPrChange>
          </w:rPr>
          <w:t>Depending on the size of tank, staff must fill their tank up to a maximum value of R1000. Slips must be loaded onto DEXT immediately at the time of fill up</w:t>
        </w:r>
      </w:ins>
    </w:p>
    <w:p w14:paraId="24D0BD2D" w14:textId="64D68BCA" w:rsidR="00EA0089" w:rsidDel="002F558E" w:rsidRDefault="00EA0089">
      <w:pPr>
        <w:pStyle w:val="Header"/>
        <w:tabs>
          <w:tab w:val="clear" w:pos="4513"/>
          <w:tab w:val="center" w:pos="567"/>
        </w:tabs>
        <w:spacing w:line="360" w:lineRule="auto"/>
        <w:ind w:left="90"/>
        <w:rPr>
          <w:del w:id="46" w:author="Allison Ammasai" w:date="2025-01-09T15:13:00Z" w16du:dateUtc="2025-01-09T13:13:00Z"/>
          <w:rFonts w:cs="Calibri"/>
          <w:sz w:val="20"/>
          <w:szCs w:val="20"/>
        </w:rPr>
        <w:pPrChange w:id="47" w:author="Allison Ammasai" w:date="2025-01-09T15:13:00Z" w16du:dateUtc="2025-01-09T13:13:00Z">
          <w:pPr>
            <w:pStyle w:val="Header"/>
            <w:numPr>
              <w:numId w:val="12"/>
            </w:numPr>
            <w:tabs>
              <w:tab w:val="clear" w:pos="4513"/>
              <w:tab w:val="center" w:pos="567"/>
            </w:tabs>
            <w:spacing w:line="360" w:lineRule="auto"/>
            <w:ind w:left="450" w:hanging="360"/>
          </w:pPr>
        </w:pPrChange>
      </w:pPr>
      <w:del w:id="48" w:author="Allison Ammasai" w:date="2025-01-09T15:13:00Z" w16du:dateUtc="2025-01-09T13:13:00Z">
        <w:r w:rsidDel="002F558E">
          <w:rPr>
            <w:rFonts w:cs="Calibri"/>
            <w:sz w:val="20"/>
            <w:szCs w:val="20"/>
          </w:rPr>
          <w:delText>Ensure slips have the declared vehicle registration details listed.</w:delText>
        </w:r>
      </w:del>
      <w:ins w:id="49" w:author="Allison Ammasai" w:date="2025-01-09T15:13:00Z" w16du:dateUtc="2025-01-09T13:13:00Z">
        <w:r w:rsidR="002F558E">
          <w:rPr>
            <w:rFonts w:cs="Calibri"/>
            <w:sz w:val="20"/>
            <w:szCs w:val="20"/>
          </w:rPr>
          <w:t xml:space="preserve"> All slips must clearly sho</w:t>
        </w:r>
      </w:ins>
      <w:ins w:id="50" w:author="Allison Ammasai" w:date="2025-01-09T15:14:00Z" w16du:dateUtc="2025-01-09T13:14:00Z">
        <w:r w:rsidR="002F558E">
          <w:rPr>
            <w:rFonts w:cs="Calibri"/>
            <w:sz w:val="20"/>
            <w:szCs w:val="20"/>
          </w:rPr>
          <w:t>w</w:t>
        </w:r>
      </w:ins>
      <w:ins w:id="51" w:author="Allison Ammasai" w:date="2025-01-09T15:15:00Z" w16du:dateUtc="2025-01-09T13:15:00Z">
        <w:r w:rsidR="004848C6">
          <w:rPr>
            <w:rFonts w:cs="Calibri"/>
            <w:sz w:val="20"/>
            <w:szCs w:val="20"/>
          </w:rPr>
          <w:t xml:space="preserve"> the date </w:t>
        </w:r>
        <w:r w:rsidR="008B37EA">
          <w:rPr>
            <w:rFonts w:cs="Calibri"/>
            <w:sz w:val="20"/>
            <w:szCs w:val="20"/>
          </w:rPr>
          <w:t>as well as the vehicle registration number.</w:t>
        </w:r>
      </w:ins>
    </w:p>
    <w:p w14:paraId="76F627EF" w14:textId="7DC11A4D" w:rsidR="00EA0089" w:rsidRPr="000E3B97" w:rsidDel="000E3B97" w:rsidRDefault="00EA0089">
      <w:pPr>
        <w:autoSpaceDE w:val="0"/>
        <w:autoSpaceDN w:val="0"/>
        <w:adjustRightInd w:val="0"/>
        <w:jc w:val="both"/>
        <w:rPr>
          <w:del w:id="52" w:author="Allison Ammasai" w:date="2025-01-09T15:33:00Z" w16du:dateUtc="2025-01-09T13:33:00Z"/>
          <w:rFonts w:asciiTheme="minorHAnsi" w:hAnsiTheme="minorHAnsi" w:cstheme="minorHAnsi"/>
          <w:color w:val="00344F"/>
          <w:sz w:val="20"/>
          <w:szCs w:val="20"/>
          <w:rPrChange w:id="53" w:author="Allison Ammasai" w:date="2025-01-09T15:34:00Z" w16du:dateUtc="2025-01-09T13:34:00Z">
            <w:rPr>
              <w:del w:id="54" w:author="Allison Ammasai" w:date="2025-01-09T15:33:00Z" w16du:dateUtc="2025-01-09T13:33:00Z"/>
              <w:rFonts w:cs="Calibri"/>
              <w:sz w:val="20"/>
              <w:szCs w:val="20"/>
            </w:rPr>
          </w:rPrChange>
        </w:rPr>
        <w:pPrChange w:id="55" w:author="Allison Ammasai" w:date="2025-01-09T15:34:00Z" w16du:dateUtc="2025-01-09T13:34:00Z">
          <w:pPr>
            <w:pStyle w:val="Header"/>
            <w:numPr>
              <w:numId w:val="12"/>
            </w:numPr>
            <w:tabs>
              <w:tab w:val="clear" w:pos="4513"/>
              <w:tab w:val="center" w:pos="567"/>
            </w:tabs>
            <w:spacing w:line="360" w:lineRule="auto"/>
            <w:ind w:left="450" w:hanging="360"/>
          </w:pPr>
        </w:pPrChange>
      </w:pPr>
      <w:del w:id="56" w:author="Allison Ammasai" w:date="2025-01-09T15:16:00Z" w16du:dateUtc="2025-01-09T13:16:00Z">
        <w:r w:rsidRPr="000E3B97" w:rsidDel="00622EB6">
          <w:rPr>
            <w:rFonts w:cs="Calibri"/>
            <w:sz w:val="20"/>
            <w:szCs w:val="20"/>
            <w:rPrChange w:id="57" w:author="Allison Ammasai" w:date="2025-01-09T15:33:00Z" w16du:dateUtc="2025-01-09T13:33:00Z">
              <w:rPr>
                <w:rFonts w:cs="Calibri"/>
              </w:rPr>
            </w:rPrChange>
          </w:rPr>
          <w:delText>Logbooks must be kept on hand should this be requested.</w:delText>
        </w:r>
      </w:del>
      <w:ins w:id="58" w:author="Allison Ammasai" w:date="2025-01-09T15:16:00Z" w16du:dateUtc="2025-01-09T13:16:00Z">
        <w:r w:rsidR="00622EB6" w:rsidRPr="000E3B97">
          <w:rPr>
            <w:rFonts w:cs="Calibri"/>
            <w:sz w:val="20"/>
            <w:szCs w:val="20"/>
            <w:rPrChange w:id="59" w:author="Allison Ammasai" w:date="2025-01-09T15:33:00Z" w16du:dateUtc="2025-01-09T13:33:00Z">
              <w:rPr>
                <w:rFonts w:cs="Calibri"/>
              </w:rPr>
            </w:rPrChange>
          </w:rPr>
          <w:t xml:space="preserve"> </w:t>
        </w:r>
      </w:ins>
      <w:ins w:id="60" w:author="Allison Ammasai" w:date="2025-01-09T15:17:00Z" w16du:dateUtc="2025-01-09T13:17:00Z">
        <w:r w:rsidR="00FB136C" w:rsidRPr="000E3B97">
          <w:rPr>
            <w:rFonts w:asciiTheme="minorHAnsi" w:hAnsiTheme="minorHAnsi" w:cstheme="minorHAnsi"/>
            <w:color w:val="00344F"/>
            <w:sz w:val="20"/>
            <w:szCs w:val="20"/>
            <w:rPrChange w:id="61" w:author="Allison Ammasai" w:date="2025-01-09T15:33:00Z" w16du:dateUtc="2025-01-09T13:33:00Z">
              <w:rPr>
                <w:rFonts w:ascii="Arial" w:hAnsi="Arial"/>
                <w:color w:val="00344F"/>
                <w:sz w:val="24"/>
                <w:szCs w:val="24"/>
              </w:rPr>
            </w:rPrChange>
          </w:rPr>
          <w:t xml:space="preserve">Slips not loaded 24 hours after </w:t>
        </w:r>
      </w:ins>
      <w:ins w:id="62" w:author="Allison Ammasai" w:date="2025-01-09T15:18:00Z" w16du:dateUtc="2025-01-09T13:18:00Z">
        <w:r w:rsidR="00585BB7" w:rsidRPr="000E3B97">
          <w:rPr>
            <w:rFonts w:asciiTheme="minorHAnsi" w:hAnsiTheme="minorHAnsi" w:cstheme="minorHAnsi"/>
            <w:color w:val="00344F"/>
            <w:sz w:val="20"/>
            <w:szCs w:val="20"/>
            <w:rPrChange w:id="63" w:author="Allison Ammasai" w:date="2025-01-09T15:33:00Z" w16du:dateUtc="2025-01-09T13:33:00Z">
              <w:rPr/>
            </w:rPrChange>
          </w:rPr>
          <w:t>filling</w:t>
        </w:r>
      </w:ins>
      <w:ins w:id="64" w:author="Allison Ammasai" w:date="2025-01-09T15:17:00Z" w16du:dateUtc="2025-01-09T13:17:00Z">
        <w:r w:rsidR="00FB136C" w:rsidRPr="000E3B97">
          <w:rPr>
            <w:rFonts w:asciiTheme="minorHAnsi" w:hAnsiTheme="minorHAnsi" w:cstheme="minorHAnsi"/>
            <w:color w:val="00344F"/>
            <w:sz w:val="20"/>
            <w:szCs w:val="20"/>
            <w:rPrChange w:id="65" w:author="Allison Ammasai" w:date="2025-01-09T15:33:00Z" w16du:dateUtc="2025-01-09T13:33:00Z">
              <w:rPr>
                <w:rFonts w:ascii="Arial" w:hAnsi="Arial"/>
                <w:color w:val="00344F"/>
                <w:sz w:val="24"/>
                <w:szCs w:val="24"/>
              </w:rPr>
            </w:rPrChange>
          </w:rPr>
          <w:t xml:space="preserve"> up will</w:t>
        </w:r>
      </w:ins>
      <w:ins w:id="66" w:author="Allison Ammasai" w:date="2025-01-09T15:33:00Z" w16du:dateUtc="2025-01-09T13:33:00Z">
        <w:r w:rsidR="000E3B97" w:rsidRPr="000E3B97">
          <w:rPr>
            <w:rFonts w:asciiTheme="minorHAnsi" w:hAnsiTheme="minorHAnsi" w:cstheme="minorHAnsi"/>
            <w:color w:val="00344F"/>
            <w:sz w:val="20"/>
            <w:szCs w:val="20"/>
            <w:rPrChange w:id="67" w:author="Allison Ammasai" w:date="2025-01-09T15:33:00Z" w16du:dateUtc="2025-01-09T13:33:00Z">
              <w:rPr/>
            </w:rPrChange>
          </w:rPr>
          <w:t xml:space="preserve"> </w:t>
        </w:r>
      </w:ins>
      <w:ins w:id="68" w:author="Allison Ammasai" w:date="2025-01-09T15:17:00Z" w16du:dateUtc="2025-01-09T13:17:00Z">
        <w:r w:rsidR="00FB136C" w:rsidRPr="000E3B97">
          <w:rPr>
            <w:rFonts w:asciiTheme="minorHAnsi" w:hAnsiTheme="minorHAnsi" w:cstheme="minorHAnsi"/>
            <w:color w:val="00344F"/>
            <w:sz w:val="20"/>
            <w:szCs w:val="20"/>
            <w:rPrChange w:id="69" w:author="Allison Ammasai" w:date="2025-01-09T15:33:00Z" w16du:dateUtc="2025-01-09T13:33:00Z">
              <w:rPr>
                <w:rFonts w:ascii="Arial" w:hAnsi="Arial"/>
                <w:color w:val="00344F"/>
                <w:sz w:val="24"/>
                <w:szCs w:val="24"/>
              </w:rPr>
            </w:rPrChange>
          </w:rPr>
          <w:t>result in a 50% deduction of claim and slips not loaded 48 hours after fill</w:t>
        </w:r>
      </w:ins>
      <w:ins w:id="70" w:author="Allison Ammasai" w:date="2025-01-09T15:20:00Z" w16du:dateUtc="2025-01-09T13:20:00Z">
        <w:r w:rsidR="007E5823" w:rsidRPr="000E3B97">
          <w:rPr>
            <w:rFonts w:asciiTheme="minorHAnsi" w:hAnsiTheme="minorHAnsi" w:cstheme="minorHAnsi"/>
            <w:color w:val="00344F"/>
            <w:sz w:val="20"/>
            <w:szCs w:val="20"/>
            <w:rPrChange w:id="71" w:author="Allison Ammasai" w:date="2025-01-09T15:33:00Z" w16du:dateUtc="2025-01-09T13:33:00Z">
              <w:rPr/>
            </w:rPrChange>
          </w:rPr>
          <w:t>ing</w:t>
        </w:r>
      </w:ins>
      <w:ins w:id="72" w:author="Allison Ammasai" w:date="2025-01-09T15:17:00Z" w16du:dateUtc="2025-01-09T13:17:00Z">
        <w:r w:rsidR="00FB136C" w:rsidRPr="000E3B97">
          <w:rPr>
            <w:rFonts w:asciiTheme="minorHAnsi" w:hAnsiTheme="minorHAnsi" w:cstheme="minorHAnsi"/>
            <w:color w:val="00344F"/>
            <w:sz w:val="20"/>
            <w:szCs w:val="20"/>
            <w:rPrChange w:id="73" w:author="Allison Ammasai" w:date="2025-01-09T15:33:00Z" w16du:dateUtc="2025-01-09T13:33:00Z">
              <w:rPr>
                <w:rFonts w:ascii="Arial" w:hAnsi="Arial"/>
                <w:color w:val="00344F"/>
                <w:sz w:val="24"/>
                <w:szCs w:val="24"/>
              </w:rPr>
            </w:rPrChange>
          </w:rPr>
          <w:t xml:space="preserve"> up will result in 100% deduction of clai</w:t>
        </w:r>
      </w:ins>
      <w:ins w:id="74" w:author="Allison Ammasai" w:date="2025-01-09T15:34:00Z" w16du:dateUtc="2025-01-09T13:34:00Z">
        <w:r w:rsidR="000E3B97">
          <w:rPr>
            <w:rFonts w:asciiTheme="minorHAnsi" w:hAnsiTheme="minorHAnsi" w:cstheme="minorHAnsi"/>
            <w:color w:val="00344F"/>
            <w:sz w:val="20"/>
            <w:szCs w:val="20"/>
          </w:rPr>
          <w:t>m</w:t>
        </w:r>
      </w:ins>
    </w:p>
    <w:p w14:paraId="5C66EBB1" w14:textId="01FDC866" w:rsidR="00EA0089" w:rsidDel="00923712" w:rsidRDefault="00EA0089" w:rsidP="00F43075">
      <w:pPr>
        <w:autoSpaceDE w:val="0"/>
        <w:autoSpaceDN w:val="0"/>
        <w:adjustRightInd w:val="0"/>
        <w:spacing w:after="0" w:line="240" w:lineRule="auto"/>
        <w:rPr>
          <w:del w:id="75" w:author="Allison Ammasai" w:date="2025-01-09T15:16:00Z" w16du:dateUtc="2025-01-09T13:16:00Z"/>
          <w:rFonts w:asciiTheme="minorHAnsi" w:hAnsiTheme="minorHAnsi" w:cstheme="minorHAnsi"/>
          <w:color w:val="00344F"/>
          <w:sz w:val="20"/>
          <w:szCs w:val="20"/>
        </w:rPr>
      </w:pPr>
      <w:del w:id="76" w:author="Allison Ammasai" w:date="2025-01-09T15:16:00Z" w16du:dateUtc="2025-01-09T13:16:00Z">
        <w:r w:rsidDel="00622EB6">
          <w:rPr>
            <w:rFonts w:cs="Calibri"/>
            <w:sz w:val="20"/>
            <w:szCs w:val="20"/>
          </w:rPr>
          <w:delText>In accordance slips will be refunded within 7 days from upload.</w:delText>
        </w:r>
      </w:del>
      <w:ins w:id="77" w:author="Allison Ammasai" w:date="2025-01-09T15:34:00Z" w16du:dateUtc="2025-01-09T13:34:00Z">
        <w:r w:rsidR="000E3B97">
          <w:rPr>
            <w:rFonts w:cs="Calibri"/>
            <w:sz w:val="20"/>
            <w:szCs w:val="20"/>
          </w:rPr>
          <w:t xml:space="preserve"> </w:t>
        </w:r>
      </w:ins>
      <w:ins w:id="78" w:author="Allison Ammasai" w:date="2025-01-09T15:29:00Z" w16du:dateUtc="2025-01-09T13:29:00Z">
        <w:r w:rsidR="00F43075" w:rsidRPr="00F43075">
          <w:rPr>
            <w:rFonts w:asciiTheme="minorHAnsi" w:hAnsiTheme="minorHAnsi" w:cstheme="minorHAnsi"/>
            <w:color w:val="00344F"/>
            <w:sz w:val="20"/>
            <w:szCs w:val="20"/>
            <w:rPrChange w:id="79" w:author="Allison Ammasai" w:date="2025-01-09T15:30:00Z" w16du:dateUtc="2025-01-09T13:30:00Z">
              <w:rPr>
                <w:rFonts w:ascii="SassoonSansStd" w:hAnsi="SassoonSansStd" w:cs="SassoonSansStd"/>
                <w:color w:val="00344F"/>
                <w:sz w:val="24"/>
                <w:szCs w:val="24"/>
              </w:rPr>
            </w:rPrChange>
          </w:rPr>
          <w:t>An E-mail of claim must be sent to line manager as well as financ</w:t>
        </w:r>
        <w:r w:rsidR="00F43075" w:rsidRPr="00F43075">
          <w:rPr>
            <w:rFonts w:asciiTheme="minorHAnsi" w:hAnsiTheme="minorHAnsi" w:cstheme="minorHAnsi"/>
            <w:color w:val="00344F"/>
            <w:sz w:val="20"/>
            <w:szCs w:val="20"/>
            <w:rPrChange w:id="80" w:author="Allison Ammasai" w:date="2025-01-09T15:30:00Z" w16du:dateUtc="2025-01-09T13:30:00Z">
              <w:rPr>
                <w:rFonts w:asciiTheme="minorHAnsi" w:hAnsiTheme="minorHAnsi" w:cstheme="minorHAnsi"/>
                <w:color w:val="00344F"/>
                <w:sz w:val="24"/>
                <w:szCs w:val="24"/>
              </w:rPr>
            </w:rPrChange>
          </w:rPr>
          <w:t xml:space="preserve">e </w:t>
        </w:r>
        <w:r w:rsidR="00F43075" w:rsidRPr="00F43075">
          <w:rPr>
            <w:rFonts w:asciiTheme="minorHAnsi" w:hAnsiTheme="minorHAnsi" w:cstheme="minorHAnsi"/>
            <w:color w:val="00344F"/>
            <w:sz w:val="20"/>
            <w:szCs w:val="20"/>
            <w:rPrChange w:id="81" w:author="Allison Ammasai" w:date="2025-01-09T15:30:00Z" w16du:dateUtc="2025-01-09T13:30:00Z">
              <w:rPr>
                <w:rFonts w:ascii="SassoonSansStd" w:hAnsi="SassoonSansStd" w:cs="SassoonSansStd"/>
                <w:color w:val="00344F"/>
                <w:sz w:val="24"/>
                <w:szCs w:val="24"/>
              </w:rPr>
            </w:rPrChange>
          </w:rPr>
          <w:t>(</w:t>
        </w:r>
      </w:ins>
      <w:ins w:id="82" w:author="Allison Ammasai" w:date="2025-01-09T15:37:00Z" w16du:dateUtc="2025-01-09T13:37:00Z">
        <w:r w:rsidR="000775B0">
          <w:rPr>
            <w:rFonts w:asciiTheme="minorHAnsi" w:hAnsiTheme="minorHAnsi" w:cstheme="minorHAnsi"/>
            <w:color w:val="00344F"/>
            <w:sz w:val="20"/>
            <w:szCs w:val="20"/>
          </w:rPr>
          <w:fldChar w:fldCharType="begin"/>
        </w:r>
        <w:r w:rsidR="000775B0">
          <w:rPr>
            <w:rFonts w:asciiTheme="minorHAnsi" w:hAnsiTheme="minorHAnsi" w:cstheme="minorHAnsi"/>
            <w:color w:val="00344F"/>
            <w:sz w:val="20"/>
            <w:szCs w:val="20"/>
          </w:rPr>
          <w:instrText>HYPERLINK "mailto:</w:instrText>
        </w:r>
        <w:r w:rsidR="000775B0" w:rsidRPr="000775B0">
          <w:rPr>
            <w:color w:val="00344F"/>
            <w:rPrChange w:id="83" w:author="Allison Ammasai" w:date="2025-01-09T15:37:00Z" w16du:dateUtc="2025-01-09T13:37:00Z">
              <w:rPr>
                <w:rStyle w:val="Hyperlink"/>
                <w:rFonts w:asciiTheme="minorHAnsi" w:hAnsiTheme="minorHAnsi" w:cstheme="minorHAnsi"/>
                <w:sz w:val="20"/>
                <w:szCs w:val="20"/>
              </w:rPr>
            </w:rPrChange>
          </w:rPr>
          <w:instrText>J</w:instrText>
        </w:r>
      </w:ins>
      <w:ins w:id="84" w:author="Allison Ammasai" w:date="2025-01-09T15:29:00Z" w16du:dateUtc="2025-01-09T13:29:00Z">
        <w:r w:rsidR="000775B0" w:rsidRPr="000775B0">
          <w:rPr>
            <w:rFonts w:asciiTheme="minorHAnsi" w:hAnsiTheme="minorHAnsi" w:cstheme="minorHAnsi"/>
            <w:color w:val="00344F"/>
            <w:sz w:val="20"/>
            <w:szCs w:val="20"/>
            <w:rPrChange w:id="85" w:author="Allison Ammasai" w:date="2025-01-09T15:37:00Z" w16du:dateUtc="2025-01-09T13:37:00Z">
              <w:rPr>
                <w:rStyle w:val="Hyperlink"/>
                <w:rFonts w:ascii="SassoonSansStd" w:hAnsi="SassoonSansStd" w:cs="SassoonSansStd"/>
                <w:sz w:val="24"/>
                <w:szCs w:val="24"/>
              </w:rPr>
            </w:rPrChange>
          </w:rPr>
          <w:instrText>ennifer@iram.co.za</w:instrText>
        </w:r>
      </w:ins>
      <w:ins w:id="86" w:author="Allison Ammasai" w:date="2025-01-09T15:37:00Z" w16du:dateUtc="2025-01-09T13:37:00Z">
        <w:r w:rsidR="000775B0">
          <w:rPr>
            <w:rFonts w:asciiTheme="minorHAnsi" w:hAnsiTheme="minorHAnsi" w:cstheme="minorHAnsi"/>
            <w:color w:val="00344F"/>
            <w:sz w:val="20"/>
            <w:szCs w:val="20"/>
          </w:rPr>
          <w:instrText>"</w:instrText>
        </w:r>
        <w:r w:rsidR="000775B0">
          <w:rPr>
            <w:rFonts w:asciiTheme="minorHAnsi" w:hAnsiTheme="minorHAnsi" w:cstheme="minorHAnsi"/>
            <w:color w:val="00344F"/>
            <w:sz w:val="20"/>
            <w:szCs w:val="20"/>
          </w:rPr>
        </w:r>
        <w:r w:rsidR="000775B0">
          <w:rPr>
            <w:rFonts w:asciiTheme="minorHAnsi" w:hAnsiTheme="minorHAnsi" w:cstheme="minorHAnsi"/>
            <w:color w:val="00344F"/>
            <w:sz w:val="20"/>
            <w:szCs w:val="20"/>
          </w:rPr>
          <w:fldChar w:fldCharType="separate"/>
        </w:r>
        <w:r w:rsidR="000775B0" w:rsidRPr="000775B0">
          <w:rPr>
            <w:rStyle w:val="Hyperlink"/>
            <w:rFonts w:asciiTheme="minorHAnsi" w:hAnsiTheme="minorHAnsi" w:cstheme="minorHAnsi"/>
            <w:sz w:val="20"/>
            <w:szCs w:val="20"/>
          </w:rPr>
          <w:t>J</w:t>
        </w:r>
      </w:ins>
      <w:ins w:id="87" w:author="Allison Ammasai" w:date="2025-01-09T15:29:00Z" w16du:dateUtc="2025-01-09T13:29:00Z">
        <w:r w:rsidR="000775B0" w:rsidRPr="00A661E7">
          <w:rPr>
            <w:rStyle w:val="Hyperlink"/>
            <w:rFonts w:asciiTheme="minorHAnsi" w:hAnsiTheme="minorHAnsi" w:cstheme="minorHAnsi"/>
            <w:sz w:val="20"/>
            <w:szCs w:val="20"/>
            <w:rPrChange w:id="88" w:author="Allison Ammasai" w:date="2025-01-09T15:37:00Z" w16du:dateUtc="2025-01-09T13:37:00Z">
              <w:rPr>
                <w:rStyle w:val="Hyperlink"/>
                <w:rFonts w:ascii="SassoonSansStd" w:hAnsi="SassoonSansStd" w:cs="SassoonSansStd"/>
                <w:sz w:val="24"/>
                <w:szCs w:val="24"/>
              </w:rPr>
            </w:rPrChange>
          </w:rPr>
          <w:t>ennifer@iram.co.za</w:t>
        </w:r>
      </w:ins>
      <w:ins w:id="89" w:author="Allison Ammasai" w:date="2025-01-09T15:37:00Z" w16du:dateUtc="2025-01-09T13:37:00Z">
        <w:r w:rsidR="000775B0">
          <w:rPr>
            <w:rFonts w:asciiTheme="minorHAnsi" w:hAnsiTheme="minorHAnsi" w:cstheme="minorHAnsi"/>
            <w:color w:val="00344F"/>
            <w:sz w:val="20"/>
            <w:szCs w:val="20"/>
          </w:rPr>
          <w:fldChar w:fldCharType="end"/>
        </w:r>
      </w:ins>
      <w:ins w:id="90" w:author="Allison Ammasai" w:date="2025-01-09T15:29:00Z" w16du:dateUtc="2025-01-09T13:29:00Z">
        <w:r w:rsidR="00F43075" w:rsidRPr="00F43075">
          <w:rPr>
            <w:rFonts w:asciiTheme="minorHAnsi" w:hAnsiTheme="minorHAnsi" w:cstheme="minorHAnsi"/>
            <w:color w:val="00344F"/>
            <w:sz w:val="20"/>
            <w:szCs w:val="20"/>
            <w:rPrChange w:id="91" w:author="Allison Ammasai" w:date="2025-01-09T15:30:00Z" w16du:dateUtc="2025-01-09T13:30:00Z">
              <w:rPr>
                <w:rFonts w:ascii="SassoonSansStd" w:hAnsi="SassoonSansStd" w:cs="SassoonSansStd"/>
                <w:color w:val="00344F"/>
                <w:sz w:val="24"/>
                <w:szCs w:val="24"/>
              </w:rPr>
            </w:rPrChange>
          </w:rPr>
          <w:t>) for your claim to be reviewed and processed</w:t>
        </w:r>
      </w:ins>
      <w:ins w:id="92" w:author="Allison Ammasai" w:date="2025-01-09T15:30:00Z" w16du:dateUtc="2025-01-09T13:30:00Z">
        <w:r w:rsidR="00E0414D">
          <w:rPr>
            <w:rFonts w:asciiTheme="minorHAnsi" w:hAnsiTheme="minorHAnsi" w:cstheme="minorHAnsi"/>
            <w:color w:val="00344F"/>
            <w:sz w:val="20"/>
            <w:szCs w:val="20"/>
          </w:rPr>
          <w:t>.</w:t>
        </w:r>
      </w:ins>
    </w:p>
    <w:p w14:paraId="68A38E7D" w14:textId="77777777" w:rsidR="00923712" w:rsidRDefault="00923712" w:rsidP="00F43075">
      <w:pPr>
        <w:autoSpaceDE w:val="0"/>
        <w:autoSpaceDN w:val="0"/>
        <w:adjustRightInd w:val="0"/>
        <w:spacing w:after="0" w:line="240" w:lineRule="auto"/>
        <w:rPr>
          <w:ins w:id="93" w:author="Allison Ammasai" w:date="2025-01-09T15:31:00Z" w16du:dateUtc="2025-01-09T13:31:00Z"/>
          <w:rFonts w:asciiTheme="minorHAnsi" w:hAnsiTheme="minorHAnsi" w:cstheme="minorHAnsi"/>
          <w:color w:val="00344F"/>
          <w:sz w:val="20"/>
          <w:szCs w:val="20"/>
        </w:rPr>
      </w:pPr>
    </w:p>
    <w:p w14:paraId="6B6B027F" w14:textId="50DACB61" w:rsidR="00923712" w:rsidRDefault="00923712" w:rsidP="000E3B97">
      <w:pPr>
        <w:autoSpaceDE w:val="0"/>
        <w:autoSpaceDN w:val="0"/>
        <w:adjustRightInd w:val="0"/>
        <w:rPr>
          <w:ins w:id="94" w:author="Allison Ammasai" w:date="2025-01-09T15:35:00Z" w16du:dateUtc="2025-01-09T13:35:00Z"/>
          <w:rFonts w:asciiTheme="minorHAnsi" w:hAnsiTheme="minorHAnsi" w:cstheme="minorHAnsi"/>
          <w:color w:val="00344F"/>
          <w:sz w:val="20"/>
          <w:szCs w:val="20"/>
        </w:rPr>
      </w:pPr>
      <w:ins w:id="95" w:author="Allison Ammasai" w:date="2025-01-09T15:31:00Z" w16du:dateUtc="2025-01-09T13:31:00Z">
        <w:r w:rsidRPr="000E3B97">
          <w:rPr>
            <w:rFonts w:asciiTheme="minorHAnsi" w:hAnsiTheme="minorHAnsi" w:cstheme="minorHAnsi"/>
            <w:color w:val="00344F"/>
            <w:sz w:val="20"/>
            <w:szCs w:val="20"/>
            <w:rPrChange w:id="96" w:author="Allison Ammasai" w:date="2025-01-09T15:34:00Z" w16du:dateUtc="2025-01-09T13:34:00Z">
              <w:rPr/>
            </w:rPrChange>
          </w:rPr>
          <w:t xml:space="preserve">Claim payments are only made </w:t>
        </w:r>
      </w:ins>
      <w:ins w:id="97" w:author="Allison Ammasai" w:date="2025-01-09T15:32:00Z" w16du:dateUtc="2025-01-09T13:32:00Z">
        <w:r w:rsidR="00B372C3" w:rsidRPr="000E3B97">
          <w:rPr>
            <w:rFonts w:asciiTheme="minorHAnsi" w:hAnsiTheme="minorHAnsi" w:cstheme="minorHAnsi"/>
            <w:color w:val="00344F"/>
            <w:sz w:val="20"/>
            <w:szCs w:val="20"/>
            <w:rPrChange w:id="98" w:author="Allison Ammasai" w:date="2025-01-09T15:34:00Z" w16du:dateUtc="2025-01-09T13:34:00Z">
              <w:rPr/>
            </w:rPrChange>
          </w:rPr>
          <w:t xml:space="preserve">on Tuesday and </w:t>
        </w:r>
        <w:r w:rsidR="006955A0" w:rsidRPr="000E3B97">
          <w:rPr>
            <w:rFonts w:asciiTheme="minorHAnsi" w:hAnsiTheme="minorHAnsi" w:cstheme="minorHAnsi"/>
            <w:color w:val="00344F"/>
            <w:sz w:val="20"/>
            <w:szCs w:val="20"/>
            <w:rPrChange w:id="99" w:author="Allison Ammasai" w:date="2025-01-09T15:34:00Z" w16du:dateUtc="2025-01-09T13:34:00Z">
              <w:rPr/>
            </w:rPrChange>
          </w:rPr>
          <w:t>Thursday</w:t>
        </w:r>
        <w:r w:rsidR="00B372C3" w:rsidRPr="000E3B97">
          <w:rPr>
            <w:rFonts w:asciiTheme="minorHAnsi" w:hAnsiTheme="minorHAnsi" w:cstheme="minorHAnsi"/>
            <w:color w:val="00344F"/>
            <w:sz w:val="20"/>
            <w:szCs w:val="20"/>
            <w:rPrChange w:id="100" w:author="Allison Ammasai" w:date="2025-01-09T15:34:00Z" w16du:dateUtc="2025-01-09T13:34:00Z">
              <w:rPr/>
            </w:rPrChange>
          </w:rPr>
          <w:t xml:space="preserve"> mornings </w:t>
        </w:r>
      </w:ins>
    </w:p>
    <w:p w14:paraId="35F7CF75" w14:textId="1C5D0D86" w:rsidR="008A1ECC" w:rsidRDefault="008A1ECC" w:rsidP="000E3B97">
      <w:pPr>
        <w:autoSpaceDE w:val="0"/>
        <w:autoSpaceDN w:val="0"/>
        <w:adjustRightInd w:val="0"/>
        <w:rPr>
          <w:ins w:id="101" w:author="Allison Ammasai" w:date="2025-01-09T15:38:00Z" w16du:dateUtc="2025-01-09T13:38:00Z"/>
          <w:rFonts w:asciiTheme="minorHAnsi" w:hAnsiTheme="minorHAnsi" w:cstheme="minorHAnsi"/>
          <w:color w:val="00344F"/>
          <w:sz w:val="20"/>
          <w:szCs w:val="20"/>
        </w:rPr>
      </w:pPr>
      <w:ins w:id="102" w:author="Allison Ammasai" w:date="2025-01-09T15:35:00Z" w16du:dateUtc="2025-01-09T13:35:00Z">
        <w:r>
          <w:rPr>
            <w:rFonts w:asciiTheme="minorHAnsi" w:hAnsiTheme="minorHAnsi" w:cstheme="minorHAnsi"/>
            <w:color w:val="00344F"/>
            <w:sz w:val="20"/>
            <w:szCs w:val="20"/>
          </w:rPr>
          <w:t xml:space="preserve">Once </w:t>
        </w:r>
      </w:ins>
      <w:ins w:id="103" w:author="Allison Ammasai" w:date="2025-01-09T15:36:00Z" w16du:dateUtc="2025-01-09T13:36:00Z">
        <w:r w:rsidR="002F664C">
          <w:rPr>
            <w:rFonts w:asciiTheme="minorHAnsi" w:hAnsiTheme="minorHAnsi" w:cstheme="minorHAnsi"/>
            <w:color w:val="00344F"/>
            <w:sz w:val="20"/>
            <w:szCs w:val="20"/>
          </w:rPr>
          <w:t xml:space="preserve">loaded, please send an email </w:t>
        </w:r>
        <w:r w:rsidR="00DD767C">
          <w:rPr>
            <w:rFonts w:asciiTheme="minorHAnsi" w:hAnsiTheme="minorHAnsi" w:cstheme="minorHAnsi"/>
            <w:color w:val="00344F"/>
            <w:sz w:val="20"/>
            <w:szCs w:val="20"/>
          </w:rPr>
          <w:t>to your line manage</w:t>
        </w:r>
      </w:ins>
      <w:ins w:id="104" w:author="Allison Ammasai" w:date="2025-01-09T15:37:00Z" w16du:dateUtc="2025-01-09T13:37:00Z">
        <w:r w:rsidR="008A62E0">
          <w:rPr>
            <w:rFonts w:asciiTheme="minorHAnsi" w:hAnsiTheme="minorHAnsi" w:cstheme="minorHAnsi"/>
            <w:color w:val="00344F"/>
            <w:sz w:val="20"/>
            <w:szCs w:val="20"/>
          </w:rPr>
          <w:t>r</w:t>
        </w:r>
      </w:ins>
      <w:ins w:id="105" w:author="Allison Ammasai" w:date="2025-01-09T15:36:00Z" w16du:dateUtc="2025-01-09T13:36:00Z">
        <w:r w:rsidR="00DD767C">
          <w:rPr>
            <w:rFonts w:asciiTheme="minorHAnsi" w:hAnsiTheme="minorHAnsi" w:cstheme="minorHAnsi"/>
            <w:color w:val="00344F"/>
            <w:sz w:val="20"/>
            <w:szCs w:val="20"/>
          </w:rPr>
          <w:t xml:space="preserve"> and finance </w:t>
        </w:r>
      </w:ins>
      <w:ins w:id="106" w:author="Allison Ammasai" w:date="2025-01-09T15:37:00Z" w16du:dateUtc="2025-01-09T13:37:00Z">
        <w:r w:rsidR="008A62E0">
          <w:rPr>
            <w:rFonts w:asciiTheme="minorHAnsi" w:hAnsiTheme="minorHAnsi" w:cstheme="minorHAnsi"/>
            <w:color w:val="00344F"/>
            <w:sz w:val="20"/>
            <w:szCs w:val="20"/>
          </w:rPr>
          <w:t>(</w:t>
        </w:r>
        <w:r w:rsidR="008A62E0">
          <w:rPr>
            <w:rFonts w:asciiTheme="minorHAnsi" w:hAnsiTheme="minorHAnsi" w:cstheme="minorHAnsi"/>
            <w:color w:val="00344F"/>
            <w:sz w:val="20"/>
            <w:szCs w:val="20"/>
          </w:rPr>
          <w:fldChar w:fldCharType="begin"/>
        </w:r>
        <w:r w:rsidR="008A62E0">
          <w:rPr>
            <w:rFonts w:asciiTheme="minorHAnsi" w:hAnsiTheme="minorHAnsi" w:cstheme="minorHAnsi"/>
            <w:color w:val="00344F"/>
            <w:sz w:val="20"/>
            <w:szCs w:val="20"/>
          </w:rPr>
          <w:instrText>HYPERLINK "mailto:Jennifer@iram.co.za"</w:instrText>
        </w:r>
        <w:r w:rsidR="008A62E0">
          <w:rPr>
            <w:rFonts w:asciiTheme="minorHAnsi" w:hAnsiTheme="minorHAnsi" w:cstheme="minorHAnsi"/>
            <w:color w:val="00344F"/>
            <w:sz w:val="20"/>
            <w:szCs w:val="20"/>
          </w:rPr>
        </w:r>
        <w:r w:rsidR="008A62E0">
          <w:rPr>
            <w:rFonts w:asciiTheme="minorHAnsi" w:hAnsiTheme="minorHAnsi" w:cstheme="minorHAnsi"/>
            <w:color w:val="00344F"/>
            <w:sz w:val="20"/>
            <w:szCs w:val="20"/>
          </w:rPr>
          <w:fldChar w:fldCharType="separate"/>
        </w:r>
        <w:r w:rsidR="008A62E0" w:rsidRPr="00A661E7">
          <w:rPr>
            <w:rStyle w:val="Hyperlink"/>
            <w:rFonts w:asciiTheme="minorHAnsi" w:hAnsiTheme="minorHAnsi" w:cstheme="minorHAnsi"/>
            <w:sz w:val="20"/>
            <w:szCs w:val="20"/>
          </w:rPr>
          <w:t>Jennifer@iram.co.za</w:t>
        </w:r>
        <w:r w:rsidR="008A62E0">
          <w:rPr>
            <w:rFonts w:asciiTheme="minorHAnsi" w:hAnsiTheme="minorHAnsi" w:cstheme="minorHAnsi"/>
            <w:color w:val="00344F"/>
            <w:sz w:val="20"/>
            <w:szCs w:val="20"/>
          </w:rPr>
          <w:fldChar w:fldCharType="end"/>
        </w:r>
        <w:r w:rsidR="008A62E0">
          <w:rPr>
            <w:rFonts w:asciiTheme="minorHAnsi" w:hAnsiTheme="minorHAnsi" w:cstheme="minorHAnsi"/>
            <w:color w:val="00344F"/>
            <w:sz w:val="20"/>
            <w:szCs w:val="20"/>
          </w:rPr>
          <w:t xml:space="preserve">) </w:t>
        </w:r>
        <w:r w:rsidR="000775B0">
          <w:rPr>
            <w:rFonts w:asciiTheme="minorHAnsi" w:hAnsiTheme="minorHAnsi" w:cstheme="minorHAnsi"/>
            <w:color w:val="00344F"/>
            <w:sz w:val="20"/>
            <w:szCs w:val="20"/>
          </w:rPr>
          <w:t xml:space="preserve">so that your claim </w:t>
        </w:r>
      </w:ins>
      <w:ins w:id="107" w:author="Allison Ammasai" w:date="2025-01-09T15:38:00Z" w16du:dateUtc="2025-01-09T13:38:00Z">
        <w:r w:rsidR="000775B0">
          <w:rPr>
            <w:rFonts w:asciiTheme="minorHAnsi" w:hAnsiTheme="minorHAnsi" w:cstheme="minorHAnsi"/>
            <w:color w:val="00344F"/>
            <w:sz w:val="20"/>
            <w:szCs w:val="20"/>
          </w:rPr>
          <w:t>can</w:t>
        </w:r>
      </w:ins>
      <w:ins w:id="108" w:author="Allison Ammasai" w:date="2025-01-09T15:37:00Z" w16du:dateUtc="2025-01-09T13:37:00Z">
        <w:r w:rsidR="000775B0">
          <w:rPr>
            <w:rFonts w:asciiTheme="minorHAnsi" w:hAnsiTheme="minorHAnsi" w:cstheme="minorHAnsi"/>
            <w:color w:val="00344F"/>
            <w:sz w:val="20"/>
            <w:szCs w:val="20"/>
          </w:rPr>
          <w:t xml:space="preserve"> be approved a</w:t>
        </w:r>
      </w:ins>
      <w:ins w:id="109" w:author="Allison Ammasai" w:date="2025-01-09T15:38:00Z" w16du:dateUtc="2025-01-09T13:38:00Z">
        <w:r w:rsidR="000775B0">
          <w:rPr>
            <w:rFonts w:asciiTheme="minorHAnsi" w:hAnsiTheme="minorHAnsi" w:cstheme="minorHAnsi"/>
            <w:color w:val="00344F"/>
            <w:sz w:val="20"/>
            <w:szCs w:val="20"/>
          </w:rPr>
          <w:t>nd vetted.</w:t>
        </w:r>
      </w:ins>
    </w:p>
    <w:p w14:paraId="55F9265E" w14:textId="7E9DD65F" w:rsidR="00D02C6C" w:rsidRPr="00D02C6C" w:rsidRDefault="00D02C6C">
      <w:pPr>
        <w:autoSpaceDE w:val="0"/>
        <w:autoSpaceDN w:val="0"/>
        <w:adjustRightInd w:val="0"/>
        <w:rPr>
          <w:ins w:id="110" w:author="Allison Ammasai" w:date="2025-01-09T15:31:00Z" w16du:dateUtc="2025-01-09T13:31:00Z"/>
          <w:rFonts w:asciiTheme="minorHAnsi" w:hAnsiTheme="minorHAnsi" w:cstheme="minorHAnsi"/>
          <w:color w:val="00344F"/>
          <w:sz w:val="20"/>
          <w:szCs w:val="20"/>
          <w:rPrChange w:id="111" w:author="Allison Ammasai" w:date="2025-01-09T15:38:00Z" w16du:dateUtc="2025-01-09T13:38:00Z">
            <w:rPr>
              <w:ins w:id="112" w:author="Allison Ammasai" w:date="2025-01-09T15:31:00Z" w16du:dateUtc="2025-01-09T13:31:00Z"/>
              <w:rFonts w:cs="Calibri"/>
              <w:sz w:val="20"/>
              <w:szCs w:val="20"/>
            </w:rPr>
          </w:rPrChange>
        </w:rPr>
        <w:pPrChange w:id="113" w:author="Allison Ammasai" w:date="2025-01-09T15:34:00Z" w16du:dateUtc="2025-01-09T13:34:00Z">
          <w:pPr>
            <w:pStyle w:val="Header"/>
            <w:numPr>
              <w:numId w:val="12"/>
            </w:numPr>
            <w:tabs>
              <w:tab w:val="clear" w:pos="4513"/>
              <w:tab w:val="center" w:pos="567"/>
            </w:tabs>
            <w:spacing w:line="360" w:lineRule="auto"/>
            <w:ind w:left="450" w:hanging="360"/>
          </w:pPr>
        </w:pPrChange>
      </w:pPr>
      <w:ins w:id="114" w:author="Allison Ammasai" w:date="2025-01-09T15:38:00Z" w16du:dateUtc="2025-01-09T13:38:00Z">
        <w:r>
          <w:rPr>
            <w:rFonts w:asciiTheme="minorHAnsi" w:hAnsiTheme="minorHAnsi" w:cstheme="minorHAnsi"/>
            <w:color w:val="00344F"/>
            <w:sz w:val="20"/>
            <w:szCs w:val="20"/>
          </w:rPr>
          <w:t xml:space="preserve">Any claims that do not meet </w:t>
        </w:r>
      </w:ins>
      <w:ins w:id="115" w:author="Allison Ammasai" w:date="2025-01-09T15:39:00Z" w16du:dateUtc="2025-01-09T13:39:00Z">
        <w:r w:rsidR="00AB7F7F">
          <w:rPr>
            <w:rFonts w:asciiTheme="minorHAnsi" w:hAnsiTheme="minorHAnsi" w:cstheme="minorHAnsi"/>
            <w:color w:val="00344F"/>
            <w:sz w:val="20"/>
            <w:szCs w:val="20"/>
          </w:rPr>
          <w:t>the process and policy requirements will be rejected.</w:t>
        </w:r>
      </w:ins>
    </w:p>
    <w:p w14:paraId="736CC67B" w14:textId="77777777" w:rsidR="00EA0089" w:rsidRPr="00F43075" w:rsidDel="006955A0" w:rsidRDefault="00EA0089" w:rsidP="00EA0089">
      <w:pPr>
        <w:pStyle w:val="Header"/>
        <w:tabs>
          <w:tab w:val="clear" w:pos="4513"/>
          <w:tab w:val="center" w:pos="567"/>
        </w:tabs>
        <w:spacing w:line="360" w:lineRule="auto"/>
        <w:ind w:left="90"/>
        <w:rPr>
          <w:del w:id="116" w:author="Allison Ammasai" w:date="2025-01-09T15:32:00Z" w16du:dateUtc="2025-01-09T13:32:00Z"/>
          <w:rFonts w:asciiTheme="minorHAnsi" w:hAnsiTheme="minorHAnsi" w:cstheme="minorHAnsi"/>
          <w:sz w:val="20"/>
          <w:szCs w:val="20"/>
          <w:rPrChange w:id="117" w:author="Allison Ammasai" w:date="2025-01-09T15:30:00Z" w16du:dateUtc="2025-01-09T13:30:00Z">
            <w:rPr>
              <w:del w:id="118" w:author="Allison Ammasai" w:date="2025-01-09T15:32:00Z" w16du:dateUtc="2025-01-09T13:32:00Z"/>
              <w:rFonts w:cs="Calibri"/>
              <w:sz w:val="20"/>
              <w:szCs w:val="20"/>
            </w:rPr>
          </w:rPrChange>
        </w:rPr>
      </w:pPr>
    </w:p>
    <w:p w14:paraId="2F074D14" w14:textId="37912C0E" w:rsidR="00EA0089" w:rsidRDefault="006955A0">
      <w:pPr>
        <w:pStyle w:val="Header"/>
        <w:tabs>
          <w:tab w:val="clear" w:pos="4513"/>
          <w:tab w:val="center" w:pos="567"/>
        </w:tabs>
        <w:spacing w:line="360" w:lineRule="auto"/>
        <w:rPr>
          <w:rFonts w:cs="Calibri"/>
          <w:b/>
          <w:bCs/>
          <w:sz w:val="20"/>
          <w:szCs w:val="20"/>
        </w:rPr>
        <w:pPrChange w:id="119" w:author="Allison Ammasai" w:date="2025-01-09T15:32:00Z" w16du:dateUtc="2025-01-09T13:32:00Z">
          <w:pPr>
            <w:pStyle w:val="Header"/>
            <w:numPr>
              <w:numId w:val="10"/>
            </w:numPr>
            <w:tabs>
              <w:tab w:val="clear" w:pos="4513"/>
              <w:tab w:val="center" w:pos="567"/>
            </w:tabs>
            <w:spacing w:line="360" w:lineRule="auto"/>
            <w:ind w:left="90" w:hanging="360"/>
          </w:pPr>
        </w:pPrChange>
      </w:pPr>
      <w:ins w:id="120" w:author="Allison Ammasai" w:date="2025-01-09T15:32:00Z" w16du:dateUtc="2025-01-09T13:32:00Z">
        <w:r>
          <w:rPr>
            <w:rFonts w:cs="Calibri"/>
            <w:b/>
            <w:bCs/>
            <w:sz w:val="20"/>
            <w:szCs w:val="20"/>
          </w:rPr>
          <w:t xml:space="preserve">6. </w:t>
        </w:r>
      </w:ins>
      <w:r w:rsidR="00EA0089">
        <w:rPr>
          <w:rFonts w:cs="Calibri"/>
          <w:b/>
          <w:bCs/>
          <w:sz w:val="20"/>
          <w:szCs w:val="20"/>
        </w:rPr>
        <w:t>Investigations and Misuse of fuel allowance</w:t>
      </w:r>
    </w:p>
    <w:p w14:paraId="4624BD6D" w14:textId="77777777" w:rsidR="00EA0089" w:rsidRDefault="00EA0089" w:rsidP="00EA0089">
      <w:pPr>
        <w:pStyle w:val="Header"/>
        <w:tabs>
          <w:tab w:val="clear" w:pos="4513"/>
          <w:tab w:val="center" w:pos="567"/>
        </w:tabs>
        <w:spacing w:line="360" w:lineRule="auto"/>
        <w:ind w:left="90"/>
        <w:rPr>
          <w:rFonts w:cs="Calibri"/>
          <w:sz w:val="20"/>
          <w:szCs w:val="20"/>
        </w:rPr>
      </w:pPr>
      <w:r>
        <w:rPr>
          <w:rFonts w:cs="Calibri"/>
          <w:sz w:val="20"/>
          <w:szCs w:val="20"/>
        </w:rPr>
        <w:t xml:space="preserve">Staff are required to use fuel allowances responsibly and for work purposes only. Investigations will be made into staff should fuel usage be coming out too high in a monthly duration or as part of a company routine quality audit check. It is the staff members responsibility to ensure that all logbooks and copies of slips are kept for record purposes and be made available should the company request. </w:t>
      </w:r>
    </w:p>
    <w:p w14:paraId="0A83CB2E" w14:textId="77777777" w:rsidR="00EA0089" w:rsidRDefault="00EA0089" w:rsidP="00EA0089">
      <w:pPr>
        <w:pStyle w:val="Header"/>
        <w:tabs>
          <w:tab w:val="clear" w:pos="4513"/>
          <w:tab w:val="center" w:pos="567"/>
        </w:tabs>
        <w:spacing w:line="360" w:lineRule="auto"/>
        <w:ind w:left="90"/>
        <w:rPr>
          <w:rFonts w:cs="Calibri"/>
          <w:sz w:val="20"/>
          <w:szCs w:val="20"/>
        </w:rPr>
      </w:pPr>
    </w:p>
    <w:p w14:paraId="7D16493F" w14:textId="77777777" w:rsidR="00EA0089" w:rsidRDefault="00EA0089" w:rsidP="00EA0089">
      <w:pPr>
        <w:pStyle w:val="Header"/>
        <w:tabs>
          <w:tab w:val="clear" w:pos="4513"/>
          <w:tab w:val="center" w:pos="567"/>
        </w:tabs>
        <w:spacing w:line="360" w:lineRule="auto"/>
        <w:ind w:left="90"/>
        <w:rPr>
          <w:rFonts w:cs="Calibri"/>
          <w:sz w:val="20"/>
          <w:szCs w:val="20"/>
        </w:rPr>
      </w:pPr>
      <w:r>
        <w:rPr>
          <w:rFonts w:cs="Calibri"/>
          <w:sz w:val="20"/>
          <w:szCs w:val="20"/>
        </w:rPr>
        <w:t xml:space="preserve">Failure to supply logbooks or feedback on usage within valid reasoning could lead to further disciplinary action, allowance paybacks or dismissal. </w:t>
      </w:r>
    </w:p>
    <w:p w14:paraId="5B04F62A" w14:textId="77777777" w:rsidR="00EA0089" w:rsidDel="006955A0" w:rsidRDefault="00EA0089" w:rsidP="00EA0089">
      <w:pPr>
        <w:pStyle w:val="Header"/>
        <w:tabs>
          <w:tab w:val="clear" w:pos="4513"/>
          <w:tab w:val="center" w:pos="567"/>
        </w:tabs>
        <w:spacing w:line="360" w:lineRule="auto"/>
        <w:ind w:left="90"/>
        <w:rPr>
          <w:del w:id="121" w:author="Allison Ammasai" w:date="2025-01-09T15:33:00Z" w16du:dateUtc="2025-01-09T13:33:00Z"/>
          <w:rFonts w:cs="Calibri"/>
          <w:sz w:val="20"/>
          <w:szCs w:val="20"/>
        </w:rPr>
      </w:pPr>
    </w:p>
    <w:p w14:paraId="686481E5" w14:textId="7BD47F78" w:rsidR="00EA0089" w:rsidRDefault="006955A0">
      <w:pPr>
        <w:pStyle w:val="Header"/>
        <w:tabs>
          <w:tab w:val="clear" w:pos="4513"/>
          <w:tab w:val="center" w:pos="567"/>
        </w:tabs>
        <w:spacing w:line="360" w:lineRule="auto"/>
        <w:rPr>
          <w:rFonts w:cs="Calibri"/>
          <w:b/>
          <w:bCs/>
          <w:sz w:val="20"/>
          <w:szCs w:val="20"/>
        </w:rPr>
        <w:pPrChange w:id="122" w:author="Allison Ammasai" w:date="2025-01-09T15:33:00Z" w16du:dateUtc="2025-01-09T13:33:00Z">
          <w:pPr>
            <w:pStyle w:val="Header"/>
            <w:numPr>
              <w:numId w:val="10"/>
            </w:numPr>
            <w:tabs>
              <w:tab w:val="clear" w:pos="4513"/>
              <w:tab w:val="center" w:pos="567"/>
            </w:tabs>
            <w:spacing w:line="360" w:lineRule="auto"/>
            <w:ind w:left="90" w:hanging="360"/>
          </w:pPr>
        </w:pPrChange>
      </w:pPr>
      <w:ins w:id="123" w:author="Allison Ammasai" w:date="2025-01-09T15:33:00Z" w16du:dateUtc="2025-01-09T13:33:00Z">
        <w:r>
          <w:rPr>
            <w:rFonts w:cs="Calibri"/>
            <w:b/>
            <w:bCs/>
            <w:sz w:val="20"/>
            <w:szCs w:val="20"/>
          </w:rPr>
          <w:lastRenderedPageBreak/>
          <w:t xml:space="preserve">7. </w:t>
        </w:r>
      </w:ins>
      <w:r w:rsidR="00EA0089">
        <w:rPr>
          <w:rFonts w:cs="Calibri"/>
          <w:b/>
          <w:bCs/>
          <w:sz w:val="20"/>
          <w:szCs w:val="20"/>
        </w:rPr>
        <w:t xml:space="preserve">Cancelations of allowance </w:t>
      </w:r>
    </w:p>
    <w:p w14:paraId="72D829D2" w14:textId="39D155FE" w:rsidR="00EA0089" w:rsidRDefault="00EA0089" w:rsidP="00EA0089">
      <w:pPr>
        <w:pStyle w:val="Header"/>
        <w:tabs>
          <w:tab w:val="clear" w:pos="4513"/>
          <w:tab w:val="center" w:pos="567"/>
        </w:tabs>
        <w:spacing w:line="360" w:lineRule="auto"/>
        <w:ind w:left="90"/>
        <w:rPr>
          <w:rFonts w:cs="Calibri"/>
          <w:b/>
          <w:bCs/>
          <w:sz w:val="20"/>
          <w:szCs w:val="20"/>
        </w:rPr>
      </w:pPr>
      <w:r>
        <w:rPr>
          <w:rFonts w:cs="Calibri"/>
          <w:sz w:val="20"/>
          <w:szCs w:val="20"/>
        </w:rPr>
        <w:t>The fuel allowance is based on company discretion as well as call cycle routes and forecasted travel for the staff member. This is not a</w:t>
      </w:r>
      <w:ins w:id="124" w:author="Allison Ammasai" w:date="2025-01-09T13:59:00Z" w16du:dateUtc="2025-01-09T11:59:00Z">
        <w:r w:rsidR="00FB76BD">
          <w:rPr>
            <w:rFonts w:cs="Calibri"/>
            <w:sz w:val="20"/>
            <w:szCs w:val="20"/>
          </w:rPr>
          <w:t>n</w:t>
        </w:r>
      </w:ins>
      <w:r>
        <w:rPr>
          <w:rFonts w:cs="Calibri"/>
          <w:sz w:val="20"/>
          <w:szCs w:val="20"/>
        </w:rPr>
        <w:t xml:space="preserve"> </w:t>
      </w:r>
      <w:del w:id="125" w:author="Allison Ammasai" w:date="2025-01-09T14:00:00Z" w16du:dateUtc="2025-01-09T12:00:00Z">
        <w:r w:rsidDel="001250C2">
          <w:rPr>
            <w:rFonts w:cs="Calibri"/>
            <w:sz w:val="20"/>
            <w:szCs w:val="20"/>
          </w:rPr>
          <w:delText>owing</w:delText>
        </w:r>
      </w:del>
      <w:r>
        <w:rPr>
          <w:rFonts w:cs="Calibri"/>
          <w:sz w:val="20"/>
          <w:szCs w:val="20"/>
        </w:rPr>
        <w:t xml:space="preserve"> amount</w:t>
      </w:r>
      <w:ins w:id="126" w:author="Allison Ammasai" w:date="2025-01-09T14:00:00Z" w16du:dateUtc="2025-01-09T12:00:00Z">
        <w:r w:rsidR="001250C2">
          <w:rPr>
            <w:rFonts w:cs="Calibri"/>
            <w:sz w:val="20"/>
            <w:szCs w:val="20"/>
          </w:rPr>
          <w:t xml:space="preserve"> t</w:t>
        </w:r>
      </w:ins>
      <w:ins w:id="127" w:author="Allison Ammasai" w:date="2025-01-09T14:01:00Z" w16du:dateUtc="2025-01-09T12:01:00Z">
        <w:r w:rsidR="001250C2">
          <w:rPr>
            <w:rFonts w:cs="Calibri"/>
            <w:sz w:val="20"/>
            <w:szCs w:val="20"/>
          </w:rPr>
          <w:t xml:space="preserve">hat is owed to </w:t>
        </w:r>
      </w:ins>
      <w:del w:id="128" w:author="Allison Ammasai" w:date="2025-01-09T14:01:00Z" w16du:dateUtc="2025-01-09T12:01:00Z">
        <w:r w:rsidDel="001250C2">
          <w:rPr>
            <w:rFonts w:cs="Calibri"/>
            <w:sz w:val="20"/>
            <w:szCs w:val="20"/>
          </w:rPr>
          <w:delText xml:space="preserve"> for</w:delText>
        </w:r>
      </w:del>
      <w:r>
        <w:rPr>
          <w:rFonts w:cs="Calibri"/>
          <w:sz w:val="20"/>
          <w:szCs w:val="20"/>
        </w:rPr>
        <w:t xml:space="preserve"> the staff </w:t>
      </w:r>
      <w:del w:id="129" w:author="Allison Ammasai" w:date="2025-01-09T14:00:00Z" w16du:dateUtc="2025-01-09T12:00:00Z">
        <w:r w:rsidDel="00FB76BD">
          <w:rPr>
            <w:rFonts w:cs="Calibri"/>
            <w:sz w:val="20"/>
            <w:szCs w:val="20"/>
          </w:rPr>
          <w:delText>member</w:delText>
        </w:r>
      </w:del>
      <w:ins w:id="130" w:author="Allison Ammasai" w:date="2025-01-09T14:00:00Z" w16du:dateUtc="2025-01-09T12:00:00Z">
        <w:r w:rsidR="00FB76BD">
          <w:rPr>
            <w:rFonts w:cs="Calibri"/>
            <w:sz w:val="20"/>
            <w:szCs w:val="20"/>
          </w:rPr>
          <w:t>member,</w:t>
        </w:r>
      </w:ins>
      <w:r>
        <w:rPr>
          <w:rFonts w:cs="Calibri"/>
          <w:sz w:val="20"/>
          <w:szCs w:val="20"/>
        </w:rPr>
        <w:t xml:space="preserve"> but an allocation allowance based on objectives. The company reserves the right to change the fuel allowance, should the role, route or call cycle be adjusted. </w:t>
      </w:r>
    </w:p>
    <w:p w14:paraId="2AF4EB75" w14:textId="77777777" w:rsidR="00830A54" w:rsidRDefault="00830A54"/>
    <w:sectPr w:rsidR="00830A54">
      <w:headerReference w:type="default" r:id="rId14"/>
      <w:footerReference w:type="default" r:id="rId15"/>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7" w:author="Allison Ammasai" w:date="2025-01-10T09:38:00Z" w:initials="AA">
    <w:p w14:paraId="3C34728D" w14:textId="77777777" w:rsidR="00DC302E" w:rsidRDefault="00DC302E" w:rsidP="00DC302E">
      <w:pPr>
        <w:pStyle w:val="CommentText"/>
      </w:pPr>
      <w:r>
        <w:rPr>
          <w:rStyle w:val="CommentReference"/>
        </w:rPr>
        <w:annotationRef/>
      </w:r>
      <w:r>
        <w:t>Amended according to the information contained in the fuel infographic</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C34728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D7F12B2" w16cex:dateUtc="2025-01-10T07:3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C34728D" w16cid:durableId="6D7F12B2"/>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C914F0" w14:textId="77777777" w:rsidR="00406E90" w:rsidRDefault="00406E90" w:rsidP="001415F7">
      <w:pPr>
        <w:spacing w:after="0" w:line="240" w:lineRule="auto"/>
      </w:pPr>
      <w:r>
        <w:separator/>
      </w:r>
    </w:p>
  </w:endnote>
  <w:endnote w:type="continuationSeparator" w:id="0">
    <w:p w14:paraId="303EBB39" w14:textId="77777777" w:rsidR="00406E90" w:rsidRDefault="00406E90" w:rsidP="0014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assoonSansStd">
    <w:altName w:val="Calibri"/>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42E100" w14:textId="4F72F817" w:rsidR="001415F7" w:rsidRDefault="001415F7">
    <w:pPr>
      <w:pStyle w:val="Footer"/>
    </w:pPr>
    <w:r>
      <w:rPr>
        <w:noProof/>
      </w:rPr>
      <w:drawing>
        <wp:anchor distT="0" distB="0" distL="114300" distR="114300" simplePos="0" relativeHeight="251659264" behindDoc="0" locked="0" layoutInCell="1" allowOverlap="1" wp14:anchorId="42B905A0" wp14:editId="6B4D0C72">
          <wp:simplePos x="0" y="0"/>
          <wp:positionH relativeFrom="column">
            <wp:posOffset>-487680</wp:posOffset>
          </wp:positionH>
          <wp:positionV relativeFrom="paragraph">
            <wp:posOffset>-638175</wp:posOffset>
          </wp:positionV>
          <wp:extent cx="1114425" cy="1114425"/>
          <wp:effectExtent l="0" t="0" r="0" b="0"/>
          <wp:wrapThrough wrapText="bothSides">
            <wp:wrapPolygon edited="0">
              <wp:start x="4800" y="2954"/>
              <wp:lineTo x="2215" y="6646"/>
              <wp:lineTo x="0" y="9231"/>
              <wp:lineTo x="0" y="12923"/>
              <wp:lineTo x="4062" y="15508"/>
              <wp:lineTo x="4062" y="18462"/>
              <wp:lineTo x="6277" y="18462"/>
              <wp:lineTo x="6646" y="17723"/>
              <wp:lineTo x="8492" y="15508"/>
              <wp:lineTo x="16615" y="15508"/>
              <wp:lineTo x="20677" y="13292"/>
              <wp:lineTo x="18831" y="2954"/>
              <wp:lineTo x="4800" y="2954"/>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14425" cy="1114425"/>
                  </a:xfrm>
                  <a:prstGeom prst="rect">
                    <a:avLst/>
                  </a:prstGeom>
                  <a:noFill/>
                </pic:spPr>
              </pic:pic>
            </a:graphicData>
          </a:graphic>
        </wp:anchor>
      </w:drawing>
    </w:r>
    <w:r>
      <w:rPr>
        <w:noProof/>
      </w:rPr>
      <w:drawing>
        <wp:anchor distT="0" distB="0" distL="114300" distR="114300" simplePos="0" relativeHeight="251658240" behindDoc="0" locked="0" layoutInCell="1" allowOverlap="1" wp14:anchorId="6745DB50" wp14:editId="0E58A68A">
          <wp:simplePos x="0" y="0"/>
          <wp:positionH relativeFrom="column">
            <wp:posOffset>403860</wp:posOffset>
          </wp:positionH>
          <wp:positionV relativeFrom="paragraph">
            <wp:posOffset>9652635</wp:posOffset>
          </wp:positionV>
          <wp:extent cx="1104900" cy="1104900"/>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104900" cy="1104900"/>
                  </a:xfrm>
                  <a:prstGeom prst="rect">
                    <a:avLst/>
                  </a:prstGeom>
                  <a:noFill/>
                  <a:ln>
                    <a:noFill/>
                  </a:ln>
                </pic:spPr>
              </pic:pic>
            </a:graphicData>
          </a:graphic>
          <wp14:sizeRelH relativeFrom="page">
            <wp14:pctWidth>0</wp14:pctWidth>
          </wp14:sizeRelH>
          <wp14:sizeRelV relativeFrom="page">
            <wp14:pctHeight>0</wp14:pctHeight>
          </wp14:sizeRelV>
        </wp:anchor>
      </w:drawing>
    </w:r>
    <w:r w:rsidR="0090390E">
      <w:t>Fuel Allowance Policy</w:t>
    </w:r>
    <w:r>
      <w:t xml:space="preserve"> </w:t>
    </w:r>
    <w:proofErr w:type="gramStart"/>
    <w:r>
      <w:tab/>
      <w:t xml:space="preserve">  </w:t>
    </w:r>
    <w:r>
      <w:tab/>
    </w:r>
    <w:proofErr w:type="gramEnd"/>
    <w:r>
      <w:t>V</w:t>
    </w:r>
    <w:r w:rsidR="0090390E">
      <w:t>2</w:t>
    </w:r>
    <w:r>
      <w:t>Dec202</w:t>
    </w:r>
    <w:r w:rsidR="0090390E">
      <w:t>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BBEC9D" w14:textId="77777777" w:rsidR="00406E90" w:rsidRDefault="00406E90" w:rsidP="001415F7">
      <w:pPr>
        <w:spacing w:after="0" w:line="240" w:lineRule="auto"/>
      </w:pPr>
      <w:r>
        <w:separator/>
      </w:r>
    </w:p>
  </w:footnote>
  <w:footnote w:type="continuationSeparator" w:id="0">
    <w:p w14:paraId="48B234EC" w14:textId="77777777" w:rsidR="00406E90" w:rsidRDefault="00406E90" w:rsidP="0014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33BA70" w14:textId="2658A87F" w:rsidR="001415F7" w:rsidRDefault="001415F7">
    <w:pPr>
      <w:pStyle w:val="Header"/>
    </w:pPr>
    <w:r>
      <w:t>iRam Policies and Procedures</w:t>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7F1ADA"/>
    <w:multiLevelType w:val="hybridMultilevel"/>
    <w:tmpl w:val="BE567422"/>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1" w15:restartNumberingAfterBreak="0">
    <w:nsid w:val="129928E9"/>
    <w:multiLevelType w:val="hybridMultilevel"/>
    <w:tmpl w:val="5BA68C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4B237D7"/>
    <w:multiLevelType w:val="hybridMultilevel"/>
    <w:tmpl w:val="59CC4676"/>
    <w:lvl w:ilvl="0" w:tplc="DA22C97E">
      <w:start w:val="2"/>
      <w:numFmt w:val="bullet"/>
      <w:lvlText w:val="-"/>
      <w:lvlJc w:val="left"/>
      <w:pPr>
        <w:ind w:left="450" w:hanging="360"/>
      </w:pPr>
      <w:rPr>
        <w:rFonts w:ascii="Calibri" w:eastAsia="Times New Roman" w:hAnsi="Calibri" w:cs="Calibri" w:hint="default"/>
      </w:rPr>
    </w:lvl>
    <w:lvl w:ilvl="1" w:tplc="1C090003" w:tentative="1">
      <w:start w:val="1"/>
      <w:numFmt w:val="bullet"/>
      <w:lvlText w:val="o"/>
      <w:lvlJc w:val="left"/>
      <w:pPr>
        <w:ind w:left="1170" w:hanging="360"/>
      </w:pPr>
      <w:rPr>
        <w:rFonts w:ascii="Courier New" w:hAnsi="Courier New" w:cs="Courier New" w:hint="default"/>
      </w:rPr>
    </w:lvl>
    <w:lvl w:ilvl="2" w:tplc="1C090005" w:tentative="1">
      <w:start w:val="1"/>
      <w:numFmt w:val="bullet"/>
      <w:lvlText w:val=""/>
      <w:lvlJc w:val="left"/>
      <w:pPr>
        <w:ind w:left="1890" w:hanging="360"/>
      </w:pPr>
      <w:rPr>
        <w:rFonts w:ascii="Wingdings" w:hAnsi="Wingdings" w:hint="default"/>
      </w:rPr>
    </w:lvl>
    <w:lvl w:ilvl="3" w:tplc="1C090001" w:tentative="1">
      <w:start w:val="1"/>
      <w:numFmt w:val="bullet"/>
      <w:lvlText w:val=""/>
      <w:lvlJc w:val="left"/>
      <w:pPr>
        <w:ind w:left="2610" w:hanging="360"/>
      </w:pPr>
      <w:rPr>
        <w:rFonts w:ascii="Symbol" w:hAnsi="Symbol" w:hint="default"/>
      </w:rPr>
    </w:lvl>
    <w:lvl w:ilvl="4" w:tplc="1C090003" w:tentative="1">
      <w:start w:val="1"/>
      <w:numFmt w:val="bullet"/>
      <w:lvlText w:val="o"/>
      <w:lvlJc w:val="left"/>
      <w:pPr>
        <w:ind w:left="3330" w:hanging="360"/>
      </w:pPr>
      <w:rPr>
        <w:rFonts w:ascii="Courier New" w:hAnsi="Courier New" w:cs="Courier New" w:hint="default"/>
      </w:rPr>
    </w:lvl>
    <w:lvl w:ilvl="5" w:tplc="1C090005" w:tentative="1">
      <w:start w:val="1"/>
      <w:numFmt w:val="bullet"/>
      <w:lvlText w:val=""/>
      <w:lvlJc w:val="left"/>
      <w:pPr>
        <w:ind w:left="4050" w:hanging="360"/>
      </w:pPr>
      <w:rPr>
        <w:rFonts w:ascii="Wingdings" w:hAnsi="Wingdings" w:hint="default"/>
      </w:rPr>
    </w:lvl>
    <w:lvl w:ilvl="6" w:tplc="1C090001" w:tentative="1">
      <w:start w:val="1"/>
      <w:numFmt w:val="bullet"/>
      <w:lvlText w:val=""/>
      <w:lvlJc w:val="left"/>
      <w:pPr>
        <w:ind w:left="4770" w:hanging="360"/>
      </w:pPr>
      <w:rPr>
        <w:rFonts w:ascii="Symbol" w:hAnsi="Symbol" w:hint="default"/>
      </w:rPr>
    </w:lvl>
    <w:lvl w:ilvl="7" w:tplc="1C090003" w:tentative="1">
      <w:start w:val="1"/>
      <w:numFmt w:val="bullet"/>
      <w:lvlText w:val="o"/>
      <w:lvlJc w:val="left"/>
      <w:pPr>
        <w:ind w:left="5490" w:hanging="360"/>
      </w:pPr>
      <w:rPr>
        <w:rFonts w:ascii="Courier New" w:hAnsi="Courier New" w:cs="Courier New" w:hint="default"/>
      </w:rPr>
    </w:lvl>
    <w:lvl w:ilvl="8" w:tplc="1C090005" w:tentative="1">
      <w:start w:val="1"/>
      <w:numFmt w:val="bullet"/>
      <w:lvlText w:val=""/>
      <w:lvlJc w:val="left"/>
      <w:pPr>
        <w:ind w:left="6210" w:hanging="360"/>
      </w:pPr>
      <w:rPr>
        <w:rFonts w:ascii="Wingdings" w:hAnsi="Wingdings" w:hint="default"/>
      </w:rPr>
    </w:lvl>
  </w:abstractNum>
  <w:abstractNum w:abstractNumId="3" w15:restartNumberingAfterBreak="0">
    <w:nsid w:val="160A42FC"/>
    <w:multiLevelType w:val="hybridMultilevel"/>
    <w:tmpl w:val="ABFEC7D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20EA623F"/>
    <w:multiLevelType w:val="hybridMultilevel"/>
    <w:tmpl w:val="E830FF9E"/>
    <w:lvl w:ilvl="0" w:tplc="6B168836">
      <w:numFmt w:val="bullet"/>
      <w:lvlText w:val="-"/>
      <w:lvlJc w:val="left"/>
      <w:pPr>
        <w:ind w:left="450" w:hanging="360"/>
      </w:pPr>
      <w:rPr>
        <w:rFonts w:ascii="Calibri" w:eastAsia="Times New Roman" w:hAnsi="Calibri" w:cs="Calibri" w:hint="default"/>
      </w:rPr>
    </w:lvl>
    <w:lvl w:ilvl="1" w:tplc="1C090003">
      <w:start w:val="1"/>
      <w:numFmt w:val="bullet"/>
      <w:lvlText w:val="o"/>
      <w:lvlJc w:val="left"/>
      <w:pPr>
        <w:ind w:left="1170" w:hanging="360"/>
      </w:pPr>
      <w:rPr>
        <w:rFonts w:ascii="Courier New" w:hAnsi="Courier New" w:cs="Courier New" w:hint="default"/>
      </w:rPr>
    </w:lvl>
    <w:lvl w:ilvl="2" w:tplc="1C090005">
      <w:start w:val="1"/>
      <w:numFmt w:val="bullet"/>
      <w:lvlText w:val=""/>
      <w:lvlJc w:val="left"/>
      <w:pPr>
        <w:ind w:left="1890" w:hanging="360"/>
      </w:pPr>
      <w:rPr>
        <w:rFonts w:ascii="Wingdings" w:hAnsi="Wingdings" w:hint="default"/>
      </w:rPr>
    </w:lvl>
    <w:lvl w:ilvl="3" w:tplc="1C090001">
      <w:start w:val="1"/>
      <w:numFmt w:val="bullet"/>
      <w:lvlText w:val=""/>
      <w:lvlJc w:val="left"/>
      <w:pPr>
        <w:ind w:left="2610" w:hanging="360"/>
      </w:pPr>
      <w:rPr>
        <w:rFonts w:ascii="Symbol" w:hAnsi="Symbol" w:hint="default"/>
      </w:rPr>
    </w:lvl>
    <w:lvl w:ilvl="4" w:tplc="1C090003">
      <w:start w:val="1"/>
      <w:numFmt w:val="bullet"/>
      <w:lvlText w:val="o"/>
      <w:lvlJc w:val="left"/>
      <w:pPr>
        <w:ind w:left="3330" w:hanging="360"/>
      </w:pPr>
      <w:rPr>
        <w:rFonts w:ascii="Courier New" w:hAnsi="Courier New" w:cs="Courier New" w:hint="default"/>
      </w:rPr>
    </w:lvl>
    <w:lvl w:ilvl="5" w:tplc="1C090005">
      <w:start w:val="1"/>
      <w:numFmt w:val="bullet"/>
      <w:lvlText w:val=""/>
      <w:lvlJc w:val="left"/>
      <w:pPr>
        <w:ind w:left="4050" w:hanging="360"/>
      </w:pPr>
      <w:rPr>
        <w:rFonts w:ascii="Wingdings" w:hAnsi="Wingdings" w:hint="default"/>
      </w:rPr>
    </w:lvl>
    <w:lvl w:ilvl="6" w:tplc="1C090001">
      <w:start w:val="1"/>
      <w:numFmt w:val="bullet"/>
      <w:lvlText w:val=""/>
      <w:lvlJc w:val="left"/>
      <w:pPr>
        <w:ind w:left="4770" w:hanging="360"/>
      </w:pPr>
      <w:rPr>
        <w:rFonts w:ascii="Symbol" w:hAnsi="Symbol" w:hint="default"/>
      </w:rPr>
    </w:lvl>
    <w:lvl w:ilvl="7" w:tplc="1C090003">
      <w:start w:val="1"/>
      <w:numFmt w:val="bullet"/>
      <w:lvlText w:val="o"/>
      <w:lvlJc w:val="left"/>
      <w:pPr>
        <w:ind w:left="5490" w:hanging="360"/>
      </w:pPr>
      <w:rPr>
        <w:rFonts w:ascii="Courier New" w:hAnsi="Courier New" w:cs="Courier New" w:hint="default"/>
      </w:rPr>
    </w:lvl>
    <w:lvl w:ilvl="8" w:tplc="1C090005">
      <w:start w:val="1"/>
      <w:numFmt w:val="bullet"/>
      <w:lvlText w:val=""/>
      <w:lvlJc w:val="left"/>
      <w:pPr>
        <w:ind w:left="6210" w:hanging="360"/>
      </w:pPr>
      <w:rPr>
        <w:rFonts w:ascii="Wingdings" w:hAnsi="Wingdings" w:hint="default"/>
      </w:rPr>
    </w:lvl>
  </w:abstractNum>
  <w:abstractNum w:abstractNumId="5" w15:restartNumberingAfterBreak="0">
    <w:nsid w:val="511D1B59"/>
    <w:multiLevelType w:val="multilevel"/>
    <w:tmpl w:val="839C6D7C"/>
    <w:lvl w:ilvl="0">
      <w:start w:val="1"/>
      <w:numFmt w:val="decimal"/>
      <w:lvlText w:val="%1."/>
      <w:lvlJc w:val="left"/>
      <w:pPr>
        <w:tabs>
          <w:tab w:val="num" w:pos="720"/>
        </w:tabs>
        <w:ind w:left="720" w:hanging="360"/>
      </w:pPr>
      <w:rPr>
        <w:rFonts w:hint="default"/>
      </w:rPr>
    </w:lvl>
    <w:lvl w:ilvl="1">
      <w:start w:val="1"/>
      <w:numFmt w:val="decimal"/>
      <w:isLgl/>
      <w:lvlText w:val="%1.%2"/>
      <w:lvlJc w:val="left"/>
      <w:pPr>
        <w:tabs>
          <w:tab w:val="num" w:pos="720"/>
        </w:tabs>
        <w:ind w:left="720" w:hanging="360"/>
      </w:pPr>
      <w:rPr>
        <w:rFonts w:hint="default"/>
      </w:rPr>
    </w:lvl>
    <w:lvl w:ilvl="2">
      <w:start w:val="1"/>
      <w:numFmt w:val="decimal"/>
      <w:isLgl/>
      <w:lvlText w:val="%1.%2.%3"/>
      <w:lvlJc w:val="left"/>
      <w:pPr>
        <w:tabs>
          <w:tab w:val="num" w:pos="1080"/>
        </w:tabs>
        <w:ind w:left="1080" w:hanging="720"/>
      </w:pPr>
      <w:rPr>
        <w:rFonts w:hint="default"/>
      </w:rPr>
    </w:lvl>
    <w:lvl w:ilvl="3">
      <w:start w:val="1"/>
      <w:numFmt w:val="decimal"/>
      <w:isLgl/>
      <w:lvlText w:val="%1.%2.%3.%4"/>
      <w:lvlJc w:val="left"/>
      <w:pPr>
        <w:tabs>
          <w:tab w:val="num" w:pos="1080"/>
        </w:tabs>
        <w:ind w:left="1080" w:hanging="720"/>
      </w:pPr>
      <w:rPr>
        <w:rFonts w:hint="default"/>
      </w:rPr>
    </w:lvl>
    <w:lvl w:ilvl="4">
      <w:start w:val="1"/>
      <w:numFmt w:val="decimal"/>
      <w:isLgl/>
      <w:lvlText w:val="%1.%2.%3.%4.%5"/>
      <w:lvlJc w:val="left"/>
      <w:pPr>
        <w:tabs>
          <w:tab w:val="num" w:pos="1440"/>
        </w:tabs>
        <w:ind w:left="1440" w:hanging="1080"/>
      </w:pPr>
      <w:rPr>
        <w:rFonts w:hint="default"/>
      </w:rPr>
    </w:lvl>
    <w:lvl w:ilvl="5">
      <w:start w:val="1"/>
      <w:numFmt w:val="decimal"/>
      <w:isLgl/>
      <w:lvlText w:val="%1.%2.%3.%4.%5.%6"/>
      <w:lvlJc w:val="left"/>
      <w:pPr>
        <w:tabs>
          <w:tab w:val="num" w:pos="1440"/>
        </w:tabs>
        <w:ind w:left="1440" w:hanging="1080"/>
      </w:pPr>
      <w:rPr>
        <w:rFonts w:hint="default"/>
      </w:rPr>
    </w:lvl>
    <w:lvl w:ilvl="6">
      <w:start w:val="1"/>
      <w:numFmt w:val="decimal"/>
      <w:isLgl/>
      <w:lvlText w:val="%1.%2.%3.%4.%5.%6.%7"/>
      <w:lvlJc w:val="left"/>
      <w:pPr>
        <w:tabs>
          <w:tab w:val="num" w:pos="1800"/>
        </w:tabs>
        <w:ind w:left="1800" w:hanging="1440"/>
      </w:pPr>
      <w:rPr>
        <w:rFonts w:hint="default"/>
      </w:rPr>
    </w:lvl>
    <w:lvl w:ilvl="7">
      <w:start w:val="1"/>
      <w:numFmt w:val="decimal"/>
      <w:isLgl/>
      <w:lvlText w:val="%1.%2.%3.%4.%5.%6.%7.%8"/>
      <w:lvlJc w:val="left"/>
      <w:pPr>
        <w:tabs>
          <w:tab w:val="num" w:pos="1800"/>
        </w:tabs>
        <w:ind w:left="1800" w:hanging="1440"/>
      </w:pPr>
      <w:rPr>
        <w:rFonts w:hint="default"/>
      </w:rPr>
    </w:lvl>
    <w:lvl w:ilvl="8">
      <w:start w:val="1"/>
      <w:numFmt w:val="decimal"/>
      <w:isLgl/>
      <w:lvlText w:val="%1.%2.%3.%4.%5.%6.%7.%8.%9"/>
      <w:lvlJc w:val="left"/>
      <w:pPr>
        <w:tabs>
          <w:tab w:val="num" w:pos="2160"/>
        </w:tabs>
        <w:ind w:left="2160" w:hanging="1800"/>
      </w:pPr>
      <w:rPr>
        <w:rFonts w:hint="default"/>
      </w:rPr>
    </w:lvl>
  </w:abstractNum>
  <w:abstractNum w:abstractNumId="6" w15:restartNumberingAfterBreak="0">
    <w:nsid w:val="5B6C04B4"/>
    <w:multiLevelType w:val="hybridMultilevel"/>
    <w:tmpl w:val="243C5A46"/>
    <w:lvl w:ilvl="0" w:tplc="1C090001">
      <w:start w:val="1"/>
      <w:numFmt w:val="bullet"/>
      <w:lvlText w:val=""/>
      <w:lvlJc w:val="left"/>
      <w:pPr>
        <w:ind w:left="1170" w:hanging="360"/>
      </w:pPr>
      <w:rPr>
        <w:rFonts w:ascii="Symbol" w:hAnsi="Symbol"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7" w15:restartNumberingAfterBreak="0">
    <w:nsid w:val="5F9349EC"/>
    <w:multiLevelType w:val="hybridMultilevel"/>
    <w:tmpl w:val="3B84BC3A"/>
    <w:lvl w:ilvl="0" w:tplc="1C090001">
      <w:start w:val="1"/>
      <w:numFmt w:val="bullet"/>
      <w:lvlText w:val=""/>
      <w:lvlJc w:val="left"/>
      <w:pPr>
        <w:ind w:left="720" w:hanging="360"/>
      </w:pPr>
      <w:rPr>
        <w:rFonts w:ascii="Symbol" w:hAnsi="Symbol" w:hint="default"/>
      </w:rPr>
    </w:lvl>
    <w:lvl w:ilvl="1" w:tplc="1C090003">
      <w:start w:val="1"/>
      <w:numFmt w:val="bullet"/>
      <w:lvlText w:val="o"/>
      <w:lvlJc w:val="left"/>
      <w:pPr>
        <w:ind w:left="1440" w:hanging="360"/>
      </w:pPr>
      <w:rPr>
        <w:rFonts w:ascii="Courier New" w:hAnsi="Courier New" w:cs="Courier New" w:hint="default"/>
      </w:rPr>
    </w:lvl>
    <w:lvl w:ilvl="2" w:tplc="1C090005">
      <w:start w:val="1"/>
      <w:numFmt w:val="bullet"/>
      <w:lvlText w:val=""/>
      <w:lvlJc w:val="left"/>
      <w:pPr>
        <w:ind w:left="2160" w:hanging="360"/>
      </w:pPr>
      <w:rPr>
        <w:rFonts w:ascii="Wingdings" w:hAnsi="Wingdings" w:hint="default"/>
      </w:rPr>
    </w:lvl>
    <w:lvl w:ilvl="3" w:tplc="1C090001">
      <w:start w:val="1"/>
      <w:numFmt w:val="bullet"/>
      <w:lvlText w:val=""/>
      <w:lvlJc w:val="left"/>
      <w:pPr>
        <w:ind w:left="2880" w:hanging="360"/>
      </w:pPr>
      <w:rPr>
        <w:rFonts w:ascii="Symbol" w:hAnsi="Symbol" w:hint="default"/>
      </w:rPr>
    </w:lvl>
    <w:lvl w:ilvl="4" w:tplc="1C090003">
      <w:start w:val="1"/>
      <w:numFmt w:val="bullet"/>
      <w:lvlText w:val="o"/>
      <w:lvlJc w:val="left"/>
      <w:pPr>
        <w:ind w:left="3600" w:hanging="360"/>
      </w:pPr>
      <w:rPr>
        <w:rFonts w:ascii="Courier New" w:hAnsi="Courier New" w:cs="Courier New" w:hint="default"/>
      </w:rPr>
    </w:lvl>
    <w:lvl w:ilvl="5" w:tplc="1C090005">
      <w:start w:val="1"/>
      <w:numFmt w:val="bullet"/>
      <w:lvlText w:val=""/>
      <w:lvlJc w:val="left"/>
      <w:pPr>
        <w:ind w:left="4320" w:hanging="360"/>
      </w:pPr>
      <w:rPr>
        <w:rFonts w:ascii="Wingdings" w:hAnsi="Wingdings" w:hint="default"/>
      </w:rPr>
    </w:lvl>
    <w:lvl w:ilvl="6" w:tplc="1C090001">
      <w:start w:val="1"/>
      <w:numFmt w:val="bullet"/>
      <w:lvlText w:val=""/>
      <w:lvlJc w:val="left"/>
      <w:pPr>
        <w:ind w:left="5040" w:hanging="360"/>
      </w:pPr>
      <w:rPr>
        <w:rFonts w:ascii="Symbol" w:hAnsi="Symbol" w:hint="default"/>
      </w:rPr>
    </w:lvl>
    <w:lvl w:ilvl="7" w:tplc="1C090003">
      <w:start w:val="1"/>
      <w:numFmt w:val="bullet"/>
      <w:lvlText w:val="o"/>
      <w:lvlJc w:val="left"/>
      <w:pPr>
        <w:ind w:left="5760" w:hanging="360"/>
      </w:pPr>
      <w:rPr>
        <w:rFonts w:ascii="Courier New" w:hAnsi="Courier New" w:cs="Courier New" w:hint="default"/>
      </w:rPr>
    </w:lvl>
    <w:lvl w:ilvl="8" w:tplc="1C090005">
      <w:start w:val="1"/>
      <w:numFmt w:val="bullet"/>
      <w:lvlText w:val=""/>
      <w:lvlJc w:val="left"/>
      <w:pPr>
        <w:ind w:left="6480" w:hanging="360"/>
      </w:pPr>
      <w:rPr>
        <w:rFonts w:ascii="Wingdings" w:hAnsi="Wingdings" w:hint="default"/>
      </w:rPr>
    </w:lvl>
  </w:abstractNum>
  <w:abstractNum w:abstractNumId="8" w15:restartNumberingAfterBreak="0">
    <w:nsid w:val="61D27A23"/>
    <w:multiLevelType w:val="hybridMultilevel"/>
    <w:tmpl w:val="B5B46138"/>
    <w:lvl w:ilvl="0" w:tplc="DA22C97E">
      <w:start w:val="2"/>
      <w:numFmt w:val="bullet"/>
      <w:lvlText w:val="-"/>
      <w:lvlJc w:val="left"/>
      <w:pPr>
        <w:ind w:left="1170" w:hanging="360"/>
      </w:pPr>
      <w:rPr>
        <w:rFonts w:ascii="Calibri" w:eastAsia="Times New Roman" w:hAnsi="Calibri" w:cs="Calibri" w:hint="default"/>
      </w:rPr>
    </w:lvl>
    <w:lvl w:ilvl="1" w:tplc="1C090003" w:tentative="1">
      <w:start w:val="1"/>
      <w:numFmt w:val="bullet"/>
      <w:lvlText w:val="o"/>
      <w:lvlJc w:val="left"/>
      <w:pPr>
        <w:ind w:left="2160" w:hanging="360"/>
      </w:pPr>
      <w:rPr>
        <w:rFonts w:ascii="Courier New" w:hAnsi="Courier New" w:cs="Courier New" w:hint="default"/>
      </w:rPr>
    </w:lvl>
    <w:lvl w:ilvl="2" w:tplc="1C090005" w:tentative="1">
      <w:start w:val="1"/>
      <w:numFmt w:val="bullet"/>
      <w:lvlText w:val=""/>
      <w:lvlJc w:val="left"/>
      <w:pPr>
        <w:ind w:left="2880" w:hanging="360"/>
      </w:pPr>
      <w:rPr>
        <w:rFonts w:ascii="Wingdings" w:hAnsi="Wingdings" w:hint="default"/>
      </w:rPr>
    </w:lvl>
    <w:lvl w:ilvl="3" w:tplc="1C090001" w:tentative="1">
      <w:start w:val="1"/>
      <w:numFmt w:val="bullet"/>
      <w:lvlText w:val=""/>
      <w:lvlJc w:val="left"/>
      <w:pPr>
        <w:ind w:left="3600" w:hanging="360"/>
      </w:pPr>
      <w:rPr>
        <w:rFonts w:ascii="Symbol" w:hAnsi="Symbol" w:hint="default"/>
      </w:rPr>
    </w:lvl>
    <w:lvl w:ilvl="4" w:tplc="1C090003" w:tentative="1">
      <w:start w:val="1"/>
      <w:numFmt w:val="bullet"/>
      <w:lvlText w:val="o"/>
      <w:lvlJc w:val="left"/>
      <w:pPr>
        <w:ind w:left="4320" w:hanging="360"/>
      </w:pPr>
      <w:rPr>
        <w:rFonts w:ascii="Courier New" w:hAnsi="Courier New" w:cs="Courier New" w:hint="default"/>
      </w:rPr>
    </w:lvl>
    <w:lvl w:ilvl="5" w:tplc="1C090005" w:tentative="1">
      <w:start w:val="1"/>
      <w:numFmt w:val="bullet"/>
      <w:lvlText w:val=""/>
      <w:lvlJc w:val="left"/>
      <w:pPr>
        <w:ind w:left="5040" w:hanging="360"/>
      </w:pPr>
      <w:rPr>
        <w:rFonts w:ascii="Wingdings" w:hAnsi="Wingdings" w:hint="default"/>
      </w:rPr>
    </w:lvl>
    <w:lvl w:ilvl="6" w:tplc="1C090001" w:tentative="1">
      <w:start w:val="1"/>
      <w:numFmt w:val="bullet"/>
      <w:lvlText w:val=""/>
      <w:lvlJc w:val="left"/>
      <w:pPr>
        <w:ind w:left="5760" w:hanging="360"/>
      </w:pPr>
      <w:rPr>
        <w:rFonts w:ascii="Symbol" w:hAnsi="Symbol" w:hint="default"/>
      </w:rPr>
    </w:lvl>
    <w:lvl w:ilvl="7" w:tplc="1C090003" w:tentative="1">
      <w:start w:val="1"/>
      <w:numFmt w:val="bullet"/>
      <w:lvlText w:val="o"/>
      <w:lvlJc w:val="left"/>
      <w:pPr>
        <w:ind w:left="6480" w:hanging="360"/>
      </w:pPr>
      <w:rPr>
        <w:rFonts w:ascii="Courier New" w:hAnsi="Courier New" w:cs="Courier New" w:hint="default"/>
      </w:rPr>
    </w:lvl>
    <w:lvl w:ilvl="8" w:tplc="1C090005" w:tentative="1">
      <w:start w:val="1"/>
      <w:numFmt w:val="bullet"/>
      <w:lvlText w:val=""/>
      <w:lvlJc w:val="left"/>
      <w:pPr>
        <w:ind w:left="7200" w:hanging="360"/>
      </w:pPr>
      <w:rPr>
        <w:rFonts w:ascii="Wingdings" w:hAnsi="Wingdings" w:hint="default"/>
      </w:rPr>
    </w:lvl>
  </w:abstractNum>
  <w:abstractNum w:abstractNumId="9" w15:restartNumberingAfterBreak="0">
    <w:nsid w:val="69A53E05"/>
    <w:multiLevelType w:val="hybridMultilevel"/>
    <w:tmpl w:val="647A250C"/>
    <w:lvl w:ilvl="0" w:tplc="E9364C96">
      <w:start w:val="1"/>
      <w:numFmt w:val="decimal"/>
      <w:lvlText w:val="%1."/>
      <w:lvlJc w:val="left"/>
      <w:pPr>
        <w:ind w:left="450" w:hanging="360"/>
      </w:pPr>
    </w:lvl>
    <w:lvl w:ilvl="1" w:tplc="1C090019">
      <w:start w:val="1"/>
      <w:numFmt w:val="lowerLetter"/>
      <w:lvlText w:val="%2."/>
      <w:lvlJc w:val="left"/>
      <w:pPr>
        <w:ind w:left="1170" w:hanging="360"/>
      </w:pPr>
    </w:lvl>
    <w:lvl w:ilvl="2" w:tplc="1C09001B">
      <w:start w:val="1"/>
      <w:numFmt w:val="lowerRoman"/>
      <w:lvlText w:val="%3."/>
      <w:lvlJc w:val="right"/>
      <w:pPr>
        <w:ind w:left="1890" w:hanging="180"/>
      </w:pPr>
    </w:lvl>
    <w:lvl w:ilvl="3" w:tplc="1C09000F">
      <w:start w:val="1"/>
      <w:numFmt w:val="decimal"/>
      <w:lvlText w:val="%4."/>
      <w:lvlJc w:val="left"/>
      <w:pPr>
        <w:ind w:left="2610" w:hanging="360"/>
      </w:pPr>
    </w:lvl>
    <w:lvl w:ilvl="4" w:tplc="1C090019">
      <w:start w:val="1"/>
      <w:numFmt w:val="lowerLetter"/>
      <w:lvlText w:val="%5."/>
      <w:lvlJc w:val="left"/>
      <w:pPr>
        <w:ind w:left="3330" w:hanging="360"/>
      </w:pPr>
    </w:lvl>
    <w:lvl w:ilvl="5" w:tplc="1C09001B">
      <w:start w:val="1"/>
      <w:numFmt w:val="lowerRoman"/>
      <w:lvlText w:val="%6."/>
      <w:lvlJc w:val="right"/>
      <w:pPr>
        <w:ind w:left="4050" w:hanging="180"/>
      </w:pPr>
    </w:lvl>
    <w:lvl w:ilvl="6" w:tplc="1C09000F">
      <w:start w:val="1"/>
      <w:numFmt w:val="decimal"/>
      <w:lvlText w:val="%7."/>
      <w:lvlJc w:val="left"/>
      <w:pPr>
        <w:ind w:left="4770" w:hanging="360"/>
      </w:pPr>
    </w:lvl>
    <w:lvl w:ilvl="7" w:tplc="1C090019">
      <w:start w:val="1"/>
      <w:numFmt w:val="lowerLetter"/>
      <w:lvlText w:val="%8."/>
      <w:lvlJc w:val="left"/>
      <w:pPr>
        <w:ind w:left="5490" w:hanging="360"/>
      </w:pPr>
    </w:lvl>
    <w:lvl w:ilvl="8" w:tplc="1C09001B">
      <w:start w:val="1"/>
      <w:numFmt w:val="lowerRoman"/>
      <w:lvlText w:val="%9."/>
      <w:lvlJc w:val="right"/>
      <w:pPr>
        <w:ind w:left="6210" w:hanging="180"/>
      </w:pPr>
    </w:lvl>
  </w:abstractNum>
  <w:num w:numId="1" w16cid:durableId="1122532658">
    <w:abstractNumId w:val="5"/>
  </w:num>
  <w:num w:numId="2" w16cid:durableId="199443241">
    <w:abstractNumId w:val="1"/>
  </w:num>
  <w:num w:numId="3" w16cid:durableId="2008634484">
    <w:abstractNumId w:val="2"/>
  </w:num>
  <w:num w:numId="4" w16cid:durableId="1653607739">
    <w:abstractNumId w:val="0"/>
  </w:num>
  <w:num w:numId="5" w16cid:durableId="1207916230">
    <w:abstractNumId w:val="0"/>
  </w:num>
  <w:num w:numId="6" w16cid:durableId="53088305">
    <w:abstractNumId w:val="8"/>
  </w:num>
  <w:num w:numId="7" w16cid:durableId="293683837">
    <w:abstractNumId w:val="6"/>
  </w:num>
  <w:num w:numId="8" w16cid:durableId="1896811271">
    <w:abstractNumId w:val="7"/>
  </w:num>
  <w:num w:numId="9" w16cid:durableId="135989478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73088262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126440088">
    <w:abstractNumId w:val="4"/>
  </w:num>
  <w:num w:numId="12" w16cid:durableId="187924609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83789005">
    <w:abstractNumId w:val="9"/>
  </w:num>
  <w:num w:numId="14" w16cid:durableId="28067487">
    <w:abstractNumId w:val="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llison Ammasai">
    <w15:presenceInfo w15:providerId="AD" w15:userId="S::Allison@Iram.co.za::6ae216cd-4d62-4fda-b565-bc2b9f65c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0DF2"/>
    <w:rsid w:val="00000257"/>
    <w:rsid w:val="00034E1C"/>
    <w:rsid w:val="000775B0"/>
    <w:rsid w:val="000A630F"/>
    <w:rsid w:val="000E3B97"/>
    <w:rsid w:val="001250C2"/>
    <w:rsid w:val="00125E9E"/>
    <w:rsid w:val="001415F7"/>
    <w:rsid w:val="00193DE7"/>
    <w:rsid w:val="002449B0"/>
    <w:rsid w:val="0025615B"/>
    <w:rsid w:val="002608FF"/>
    <w:rsid w:val="002A4804"/>
    <w:rsid w:val="002B31E9"/>
    <w:rsid w:val="002B6B82"/>
    <w:rsid w:val="002F558E"/>
    <w:rsid w:val="002F664C"/>
    <w:rsid w:val="00360097"/>
    <w:rsid w:val="003934EB"/>
    <w:rsid w:val="003A6312"/>
    <w:rsid w:val="00406E90"/>
    <w:rsid w:val="004333FB"/>
    <w:rsid w:val="004848C6"/>
    <w:rsid w:val="00526134"/>
    <w:rsid w:val="005625A3"/>
    <w:rsid w:val="00585BB7"/>
    <w:rsid w:val="00590621"/>
    <w:rsid w:val="00591703"/>
    <w:rsid w:val="005A1A8E"/>
    <w:rsid w:val="005D00EE"/>
    <w:rsid w:val="00622EB6"/>
    <w:rsid w:val="006955A0"/>
    <w:rsid w:val="007E5823"/>
    <w:rsid w:val="00830A54"/>
    <w:rsid w:val="008A1ECC"/>
    <w:rsid w:val="008A62E0"/>
    <w:rsid w:val="008B2A62"/>
    <w:rsid w:val="008B37EA"/>
    <w:rsid w:val="008C2AFC"/>
    <w:rsid w:val="0090390E"/>
    <w:rsid w:val="00923712"/>
    <w:rsid w:val="00994AF1"/>
    <w:rsid w:val="009C6823"/>
    <w:rsid w:val="00A93B65"/>
    <w:rsid w:val="00AB7F7F"/>
    <w:rsid w:val="00B1616A"/>
    <w:rsid w:val="00B372C3"/>
    <w:rsid w:val="00B40481"/>
    <w:rsid w:val="00B52329"/>
    <w:rsid w:val="00BB0DF2"/>
    <w:rsid w:val="00C146C4"/>
    <w:rsid w:val="00C800EE"/>
    <w:rsid w:val="00C942C0"/>
    <w:rsid w:val="00CF02FE"/>
    <w:rsid w:val="00D02C6C"/>
    <w:rsid w:val="00D67709"/>
    <w:rsid w:val="00D917BB"/>
    <w:rsid w:val="00DC302E"/>
    <w:rsid w:val="00DD0976"/>
    <w:rsid w:val="00DD4D45"/>
    <w:rsid w:val="00DD767C"/>
    <w:rsid w:val="00E0414D"/>
    <w:rsid w:val="00E07AFD"/>
    <w:rsid w:val="00E84BC5"/>
    <w:rsid w:val="00EA0089"/>
    <w:rsid w:val="00EA5D3A"/>
    <w:rsid w:val="00EE19D5"/>
    <w:rsid w:val="00F24AE1"/>
    <w:rsid w:val="00F34F88"/>
    <w:rsid w:val="00F43075"/>
    <w:rsid w:val="00F43D40"/>
    <w:rsid w:val="00FB136C"/>
    <w:rsid w:val="00FB76BD"/>
  </w:rsids>
  <m:mathPr>
    <m:mathFont m:val="Cambria Math"/>
    <m:brkBin m:val="before"/>
    <m:brkBinSub m:val="--"/>
    <m:smallFrac m:val="0"/>
    <m:dispDef/>
    <m:lMargin m:val="0"/>
    <m:rMargin m:val="0"/>
    <m:defJc m:val="centerGroup"/>
    <m:wrapIndent m:val="1440"/>
    <m:intLim m:val="subSup"/>
    <m:naryLim m:val="undOvr"/>
  </m:mathPr>
  <w:themeFontLang w:val="en-ZA"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D491A7"/>
  <w15:chartTrackingRefBased/>
  <w15:docId w15:val="{B0BF9E14-7D40-4125-8B4B-8ED2E6934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Z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0DF2"/>
    <w:pPr>
      <w:spacing w:after="200" w:line="276" w:lineRule="auto"/>
    </w:pPr>
    <w:rPr>
      <w:rFonts w:ascii="Calibri" w:eastAsia="Times New Roman" w:hAnsi="Calibri" w:cs="Arial"/>
      <w:lang w:eastAsia="en-Z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BB0DF2"/>
    <w:pPr>
      <w:tabs>
        <w:tab w:val="center" w:pos="4513"/>
        <w:tab w:val="right" w:pos="9026"/>
      </w:tabs>
      <w:spacing w:after="0" w:line="240" w:lineRule="auto"/>
    </w:pPr>
  </w:style>
  <w:style w:type="character" w:customStyle="1" w:styleId="HeaderChar">
    <w:name w:val="Header Char"/>
    <w:basedOn w:val="DefaultParagraphFont"/>
    <w:link w:val="Header"/>
    <w:rsid w:val="00BB0DF2"/>
    <w:rPr>
      <w:rFonts w:ascii="Calibri" w:eastAsia="Times New Roman" w:hAnsi="Calibri" w:cs="Arial"/>
      <w:lang w:eastAsia="en-ZA"/>
    </w:rPr>
  </w:style>
  <w:style w:type="paragraph" w:styleId="ListParagraph">
    <w:name w:val="List Paragraph"/>
    <w:basedOn w:val="Normal"/>
    <w:uiPriority w:val="34"/>
    <w:qFormat/>
    <w:rsid w:val="00BB0DF2"/>
    <w:pPr>
      <w:spacing w:after="0" w:line="240" w:lineRule="auto"/>
      <w:ind w:left="720"/>
    </w:pPr>
    <w:rPr>
      <w:rFonts w:eastAsiaTheme="minorHAnsi" w:cs="Calibri"/>
      <w:lang w:eastAsia="en-US"/>
    </w:rPr>
  </w:style>
  <w:style w:type="paragraph" w:styleId="Footer">
    <w:name w:val="footer"/>
    <w:basedOn w:val="Normal"/>
    <w:link w:val="FooterChar"/>
    <w:uiPriority w:val="99"/>
    <w:unhideWhenUsed/>
    <w:rsid w:val="001415F7"/>
    <w:pPr>
      <w:tabs>
        <w:tab w:val="center" w:pos="4513"/>
        <w:tab w:val="right" w:pos="9026"/>
      </w:tabs>
      <w:spacing w:after="0" w:line="240" w:lineRule="auto"/>
    </w:pPr>
  </w:style>
  <w:style w:type="character" w:customStyle="1" w:styleId="FooterChar">
    <w:name w:val="Footer Char"/>
    <w:basedOn w:val="DefaultParagraphFont"/>
    <w:link w:val="Footer"/>
    <w:uiPriority w:val="99"/>
    <w:rsid w:val="001415F7"/>
    <w:rPr>
      <w:rFonts w:ascii="Calibri" w:eastAsia="Times New Roman" w:hAnsi="Calibri" w:cs="Arial"/>
      <w:lang w:eastAsia="en-ZA"/>
    </w:rPr>
  </w:style>
  <w:style w:type="paragraph" w:styleId="Revision">
    <w:name w:val="Revision"/>
    <w:hidden/>
    <w:uiPriority w:val="99"/>
    <w:semiHidden/>
    <w:rsid w:val="00526134"/>
    <w:pPr>
      <w:spacing w:after="0" w:line="240" w:lineRule="auto"/>
    </w:pPr>
    <w:rPr>
      <w:rFonts w:ascii="Calibri" w:eastAsia="Times New Roman" w:hAnsi="Calibri" w:cs="Arial"/>
      <w:lang w:eastAsia="en-ZA"/>
    </w:rPr>
  </w:style>
  <w:style w:type="character" w:styleId="Hyperlink">
    <w:name w:val="Hyperlink"/>
    <w:basedOn w:val="DefaultParagraphFont"/>
    <w:uiPriority w:val="99"/>
    <w:unhideWhenUsed/>
    <w:rsid w:val="00F43075"/>
    <w:rPr>
      <w:color w:val="0563C1" w:themeColor="hyperlink"/>
      <w:u w:val="single"/>
    </w:rPr>
  </w:style>
  <w:style w:type="character" w:styleId="UnresolvedMention">
    <w:name w:val="Unresolved Mention"/>
    <w:basedOn w:val="DefaultParagraphFont"/>
    <w:uiPriority w:val="99"/>
    <w:semiHidden/>
    <w:unhideWhenUsed/>
    <w:rsid w:val="008A62E0"/>
    <w:rPr>
      <w:color w:val="605E5C"/>
      <w:shd w:val="clear" w:color="auto" w:fill="E1DFDD"/>
    </w:rPr>
  </w:style>
  <w:style w:type="character" w:styleId="CommentReference">
    <w:name w:val="annotation reference"/>
    <w:basedOn w:val="DefaultParagraphFont"/>
    <w:uiPriority w:val="99"/>
    <w:semiHidden/>
    <w:unhideWhenUsed/>
    <w:rsid w:val="00DC302E"/>
    <w:rPr>
      <w:sz w:val="16"/>
      <w:szCs w:val="16"/>
    </w:rPr>
  </w:style>
  <w:style w:type="paragraph" w:styleId="CommentText">
    <w:name w:val="annotation text"/>
    <w:basedOn w:val="Normal"/>
    <w:link w:val="CommentTextChar"/>
    <w:uiPriority w:val="99"/>
    <w:unhideWhenUsed/>
    <w:rsid w:val="00DC302E"/>
    <w:pPr>
      <w:spacing w:line="240" w:lineRule="auto"/>
    </w:pPr>
    <w:rPr>
      <w:sz w:val="20"/>
      <w:szCs w:val="20"/>
    </w:rPr>
  </w:style>
  <w:style w:type="character" w:customStyle="1" w:styleId="CommentTextChar">
    <w:name w:val="Comment Text Char"/>
    <w:basedOn w:val="DefaultParagraphFont"/>
    <w:link w:val="CommentText"/>
    <w:uiPriority w:val="99"/>
    <w:rsid w:val="00DC302E"/>
    <w:rPr>
      <w:rFonts w:ascii="Calibri" w:eastAsia="Times New Roman" w:hAnsi="Calibri" w:cs="Arial"/>
      <w:sz w:val="20"/>
      <w:szCs w:val="20"/>
      <w:lang w:eastAsia="en-ZA"/>
    </w:rPr>
  </w:style>
  <w:style w:type="paragraph" w:styleId="CommentSubject">
    <w:name w:val="annotation subject"/>
    <w:basedOn w:val="CommentText"/>
    <w:next w:val="CommentText"/>
    <w:link w:val="CommentSubjectChar"/>
    <w:uiPriority w:val="99"/>
    <w:semiHidden/>
    <w:unhideWhenUsed/>
    <w:rsid w:val="00DC302E"/>
    <w:rPr>
      <w:b/>
      <w:bCs/>
    </w:rPr>
  </w:style>
  <w:style w:type="character" w:customStyle="1" w:styleId="CommentSubjectChar">
    <w:name w:val="Comment Subject Char"/>
    <w:basedOn w:val="CommentTextChar"/>
    <w:link w:val="CommentSubject"/>
    <w:uiPriority w:val="99"/>
    <w:semiHidden/>
    <w:rsid w:val="00DC302E"/>
    <w:rPr>
      <w:rFonts w:ascii="Calibri" w:eastAsia="Times New Roman" w:hAnsi="Calibri" w:cs="Arial"/>
      <w:b/>
      <w:bCs/>
      <w:sz w:val="20"/>
      <w:szCs w:val="20"/>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1568951">
      <w:bodyDiv w:val="1"/>
      <w:marLeft w:val="0"/>
      <w:marRight w:val="0"/>
      <w:marTop w:val="0"/>
      <w:marBottom w:val="0"/>
      <w:divBdr>
        <w:top w:val="none" w:sz="0" w:space="0" w:color="auto"/>
        <w:left w:val="none" w:sz="0" w:space="0" w:color="auto"/>
        <w:bottom w:val="none" w:sz="0" w:space="0" w:color="auto"/>
        <w:right w:val="none" w:sz="0" w:space="0" w:color="auto"/>
      </w:divBdr>
    </w:div>
    <w:div w:id="349718917">
      <w:bodyDiv w:val="1"/>
      <w:marLeft w:val="0"/>
      <w:marRight w:val="0"/>
      <w:marTop w:val="0"/>
      <w:marBottom w:val="0"/>
      <w:divBdr>
        <w:top w:val="none" w:sz="0" w:space="0" w:color="auto"/>
        <w:left w:val="none" w:sz="0" w:space="0" w:color="auto"/>
        <w:bottom w:val="none" w:sz="0" w:space="0" w:color="auto"/>
        <w:right w:val="none" w:sz="0" w:space="0" w:color="auto"/>
      </w:divBdr>
    </w:div>
    <w:div w:id="716004191">
      <w:bodyDiv w:val="1"/>
      <w:marLeft w:val="0"/>
      <w:marRight w:val="0"/>
      <w:marTop w:val="0"/>
      <w:marBottom w:val="0"/>
      <w:divBdr>
        <w:top w:val="none" w:sz="0" w:space="0" w:color="auto"/>
        <w:left w:val="none" w:sz="0" w:space="0" w:color="auto"/>
        <w:bottom w:val="none" w:sz="0" w:space="0" w:color="auto"/>
        <w:right w:val="none" w:sz="0" w:space="0" w:color="auto"/>
      </w:divBdr>
    </w:div>
    <w:div w:id="1161694363">
      <w:bodyDiv w:val="1"/>
      <w:marLeft w:val="0"/>
      <w:marRight w:val="0"/>
      <w:marTop w:val="0"/>
      <w:marBottom w:val="0"/>
      <w:divBdr>
        <w:top w:val="none" w:sz="0" w:space="0" w:color="auto"/>
        <w:left w:val="none" w:sz="0" w:space="0" w:color="auto"/>
        <w:bottom w:val="none" w:sz="0" w:space="0" w:color="auto"/>
        <w:right w:val="none" w:sz="0" w:space="0" w:color="auto"/>
      </w:divBdr>
    </w:div>
    <w:div w:id="17565128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microsoft.com/office/2018/08/relationships/commentsExtensible" Target="commentsExtensible.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microsoft.com/office/2016/09/relationships/commentsIds" Target="commentsIds.xml"/><Relationship Id="rId17" Type="http://schemas.microsoft.com/office/2011/relationships/people" Target="people.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commentsExtended" Target="commentsExtended.xm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comments" Target="comments.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1.xml"/></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D2E9853BCC8E5428AED42C0E7EBA6A4" ma:contentTypeVersion="21" ma:contentTypeDescription="Create a new document." ma:contentTypeScope="" ma:versionID="acad6b53d5e3eee5ecd228673384ae6b">
  <xsd:schema xmlns:xsd="http://www.w3.org/2001/XMLSchema" xmlns:xs="http://www.w3.org/2001/XMLSchema" xmlns:p="http://schemas.microsoft.com/office/2006/metadata/properties" xmlns:ns2="2b2f8fc9-3163-46cf-a1d3-b0257177227e" xmlns:ns3="fbec80c0-2b98-44e5-82ef-da268a04bbba" targetNamespace="http://schemas.microsoft.com/office/2006/metadata/properties" ma:root="true" ma:fieldsID="8931064e32b60695cb47de500229f9be" ns2:_="" ns3:_="">
    <xsd:import namespace="2b2f8fc9-3163-46cf-a1d3-b0257177227e"/>
    <xsd:import namespace="fbec80c0-2b98-44e5-82ef-da268a04bbba"/>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Status" minOccurs="0"/>
                <xsd:element ref="ns2:MediaServiceAutoTags" minOccurs="0"/>
                <xsd:element ref="ns2:MediaServiceGenerationTime" minOccurs="0"/>
                <xsd:element ref="ns2:MediaServiceEventHashCode" minOccurs="0"/>
                <xsd:element ref="ns2:MediaServiceOCR" minOccurs="0"/>
                <xsd:element ref="ns2:MediaServiceAutoKeyPoints" minOccurs="0"/>
                <xsd:element ref="ns2:MediaServiceKeyPoints" minOccurs="0"/>
                <xsd:element ref="ns2:MediaServiceDateTaken"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element ref="ns2:CAM"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b2f8fc9-3163-46cf-a1d3-b0257177227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Status" ma:index="12" nillable="true" ma:displayName="Status" ma:default="Active" ma:format="Dropdown" ma:internalName="Status">
      <xsd:simpleType>
        <xsd:restriction base="dms:Choice">
          <xsd:enumeration value="Active"/>
          <xsd:enumeration value="Closed"/>
          <xsd:enumeration value="Active-Cold"/>
        </xsd:restriction>
      </xsd:simpleType>
    </xsd:element>
    <xsd:element name="MediaServiceAutoTags" ma:index="13" nillable="true" ma:displayName="Tags-Cams" ma:description="" ma:internalName="MediaServiceAutoTags"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ServiceLocation" ma:index="20" nillable="true" ma:displayName="Location" ma:internalName="MediaServiceLocation" ma:readOnly="true">
      <xsd:simpleType>
        <xsd:restriction base="dms:Text"/>
      </xsd:simpleType>
    </xsd:element>
    <xsd:element name="MediaLengthInSeconds" ma:index="21" nillable="true" ma:displayName="Length (seconds)"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4c5de25d-b30c-4155-b020-3ca296f85293"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MediaServiceBillingMetadata" ma:index="27" nillable="true" ma:displayName="MediaServiceBillingMetadata" ma:hidden="true" ma:internalName="MediaServiceBillingMetadata" ma:readOnly="true">
      <xsd:simpleType>
        <xsd:restriction base="dms:Note"/>
      </xsd:simpleType>
    </xsd:element>
    <xsd:element name="CAM" ma:index="28" nillable="true" ma:displayName="CAM" ma:format="Dropdown" ma:list="UserInfo" ma:SharePointGroup="0" ma:internalName="CAM">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fbec80c0-2b98-44e5-82ef-da268a04bbba"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306955df-ca01-4777-8011-c3c79bad6889}" ma:internalName="TaxCatchAll" ma:showField="CatchAllData" ma:web="fbec80c0-2b98-44e5-82ef-da268a04bbb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fbec80c0-2b98-44e5-82ef-da268a04bbba" xsi:nil="true"/>
    <lcf76f155ced4ddcb4097134ff3c332f xmlns="2b2f8fc9-3163-46cf-a1d3-b0257177227e">
      <Terms xmlns="http://schemas.microsoft.com/office/infopath/2007/PartnerControls"/>
    </lcf76f155ced4ddcb4097134ff3c332f>
    <Status xmlns="2b2f8fc9-3163-46cf-a1d3-b0257177227e">Active</Status>
    <CAM xmlns="2b2f8fc9-3163-46cf-a1d3-b0257177227e">
      <UserInfo>
        <DisplayName/>
        <AccountId xsi:nil="true"/>
        <AccountType/>
      </UserInfo>
    </CAM>
  </documentManagement>
</p:properties>
</file>

<file path=customXml/itemProps1.xml><?xml version="1.0" encoding="utf-8"?>
<ds:datastoreItem xmlns:ds="http://schemas.openxmlformats.org/officeDocument/2006/customXml" ds:itemID="{6E51E217-5A75-4D01-BFC1-F177324903D8}"/>
</file>

<file path=customXml/itemProps2.xml><?xml version="1.0" encoding="utf-8"?>
<ds:datastoreItem xmlns:ds="http://schemas.openxmlformats.org/officeDocument/2006/customXml" ds:itemID="{BD8C76B9-6195-487F-8DCB-1D73C9DF4F78}">
  <ds:schemaRefs>
    <ds:schemaRef ds:uri="http://schemas.microsoft.com/sharepoint/v3/contenttype/forms"/>
  </ds:schemaRefs>
</ds:datastoreItem>
</file>

<file path=customXml/itemProps3.xml><?xml version="1.0" encoding="utf-8"?>
<ds:datastoreItem xmlns:ds="http://schemas.openxmlformats.org/officeDocument/2006/customXml" ds:itemID="{7134B292-CE80-44CF-87A2-2BF36B7692A4}">
  <ds:schemaRefs>
    <ds:schemaRef ds:uri="http://schemas.microsoft.com/office/2006/metadata/properties"/>
    <ds:schemaRef ds:uri="http://schemas.microsoft.com/office/infopath/2007/PartnerControls"/>
    <ds:schemaRef ds:uri="5ed6a8fc-a527-45af-9e25-8d8fa5c3a6c4"/>
    <ds:schemaRef ds:uri="744e95d3-0d7e-426d-bef2-4aafb2a1c6ae"/>
  </ds:schemaRefs>
</ds:datastoreItem>
</file>

<file path=docProps/app.xml><?xml version="1.0" encoding="utf-8"?>
<Properties xmlns="http://schemas.openxmlformats.org/officeDocument/2006/extended-properties" xmlns:vt="http://schemas.openxmlformats.org/officeDocument/2006/docPropsVTypes">
  <Template>Normal</Template>
  <TotalTime>36</TotalTime>
  <Pages>3</Pages>
  <Words>673</Words>
  <Characters>3839</Characters>
  <Application>Microsoft Office Word</Application>
  <DocSecurity>0</DocSecurity>
  <Lines>31</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toniel donovan</dc:creator>
  <cp:keywords/>
  <dc:description/>
  <cp:lastModifiedBy>Allison Ammasai</cp:lastModifiedBy>
  <cp:revision>43</cp:revision>
  <dcterms:created xsi:type="dcterms:W3CDTF">2025-01-08T14:41:00Z</dcterms:created>
  <dcterms:modified xsi:type="dcterms:W3CDTF">2025-01-10T07:39:00Z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0x0101003D2E9853BCC8E5428AED42C0E7EBA6A4</vt:lpwstr>
  </property>
</Properties>
</file>