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3081"/>
        <w:gridCol w:w="3081"/>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3ABF8831" w:rsidR="00BB0DF2" w:rsidRPr="008165FC" w:rsidRDefault="00C0084D" w:rsidP="00B53255">
            <w:pPr>
              <w:spacing w:after="0" w:line="240" w:lineRule="auto"/>
              <w:rPr>
                <w:b/>
                <w:sz w:val="20"/>
                <w:szCs w:val="20"/>
                <w:lang w:val="en-US"/>
              </w:rPr>
            </w:pPr>
            <w:r>
              <w:rPr>
                <w:b/>
                <w:sz w:val="20"/>
                <w:szCs w:val="20"/>
                <w:lang w:val="en-US"/>
              </w:rPr>
              <w:t xml:space="preserve">Company Vehicle Policy and Internal Fines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213FEA38" w:rsidR="00BB0DF2" w:rsidRPr="008165FC" w:rsidRDefault="00E543C8"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49F6D720" w14:textId="77777777" w:rsidR="00F54375" w:rsidRPr="00381C09" w:rsidRDefault="00F54375" w:rsidP="00F54375">
      <w:pPr>
        <w:jc w:val="both"/>
        <w:rPr>
          <w:rFonts w:asciiTheme="minorHAnsi" w:hAnsiTheme="minorHAnsi" w:cstheme="minorHAnsi"/>
          <w:sz w:val="20"/>
          <w:szCs w:val="20"/>
          <w:u w:val="single"/>
        </w:rPr>
      </w:pPr>
      <w:r w:rsidRPr="00381C09">
        <w:rPr>
          <w:rFonts w:asciiTheme="minorHAnsi" w:hAnsiTheme="minorHAnsi" w:cstheme="minorHAnsi"/>
          <w:b/>
          <w:bCs/>
          <w:sz w:val="20"/>
          <w:szCs w:val="20"/>
          <w:u w:val="single"/>
        </w:rPr>
        <w:t>POLICY</w:t>
      </w:r>
      <w:r w:rsidRPr="00381C09">
        <w:rPr>
          <w:rFonts w:asciiTheme="minorHAnsi" w:hAnsiTheme="minorHAnsi" w:cstheme="minorHAnsi"/>
          <w:sz w:val="20"/>
          <w:szCs w:val="20"/>
          <w:u w:val="single"/>
        </w:rPr>
        <w:t>:</w:t>
      </w:r>
    </w:p>
    <w:p w14:paraId="1DA7CF74"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Vehicle Use Policy outlines the regulations and guidelines surrounding the use of a company vehicle. </w:t>
      </w:r>
    </w:p>
    <w:p w14:paraId="49CE4D09" w14:textId="77777777" w:rsidR="00F54375" w:rsidRPr="00381C09" w:rsidRDefault="00F54375" w:rsidP="00F54375">
      <w:pPr>
        <w:jc w:val="both"/>
        <w:rPr>
          <w:rFonts w:asciiTheme="minorHAnsi" w:hAnsiTheme="minorHAnsi" w:cstheme="minorHAnsi"/>
          <w:sz w:val="20"/>
          <w:szCs w:val="20"/>
        </w:rPr>
      </w:pPr>
    </w:p>
    <w:p w14:paraId="0A6E3F72" w14:textId="77777777" w:rsidR="00F54375" w:rsidRPr="00381C09" w:rsidRDefault="00F54375" w:rsidP="00F54375">
      <w:pPr>
        <w:jc w:val="both"/>
        <w:rPr>
          <w:rFonts w:asciiTheme="minorHAnsi" w:hAnsiTheme="minorHAnsi" w:cstheme="minorHAnsi"/>
          <w:b/>
          <w:bCs/>
          <w:sz w:val="20"/>
          <w:szCs w:val="20"/>
        </w:rPr>
      </w:pPr>
      <w:r w:rsidRPr="00381C09">
        <w:rPr>
          <w:rFonts w:asciiTheme="minorHAnsi" w:hAnsiTheme="minorHAnsi" w:cstheme="minorHAnsi"/>
          <w:b/>
          <w:bCs/>
          <w:sz w:val="20"/>
          <w:szCs w:val="20"/>
          <w:u w:val="single"/>
        </w:rPr>
        <w:t>PROCEDURE</w:t>
      </w:r>
      <w:r w:rsidRPr="00381C09">
        <w:rPr>
          <w:rFonts w:asciiTheme="minorHAnsi" w:hAnsiTheme="minorHAnsi" w:cstheme="minorHAnsi"/>
          <w:b/>
          <w:bCs/>
          <w:sz w:val="20"/>
          <w:szCs w:val="20"/>
        </w:rPr>
        <w:t>:</w:t>
      </w:r>
    </w:p>
    <w:p w14:paraId="42849E7A" w14:textId="3F209917" w:rsidR="00F54375" w:rsidRPr="00381C09" w:rsidRDefault="00AD7ACB" w:rsidP="00F54375">
      <w:pPr>
        <w:jc w:val="both"/>
        <w:rPr>
          <w:rFonts w:asciiTheme="minorHAnsi" w:hAnsiTheme="minorHAnsi" w:cstheme="minorHAnsi"/>
          <w:sz w:val="20"/>
          <w:szCs w:val="20"/>
        </w:rPr>
      </w:pPr>
      <w:commentRangeStart w:id="0"/>
      <w:ins w:id="1" w:author="Allison Ammasai" w:date="2025-01-08T16:17:00Z" w16du:dateUtc="2025-01-08T14:17:00Z">
        <w:r>
          <w:rPr>
            <w:rFonts w:asciiTheme="minorHAnsi" w:hAnsiTheme="minorHAnsi" w:cstheme="minorHAnsi"/>
            <w:sz w:val="20"/>
            <w:szCs w:val="20"/>
          </w:rPr>
          <w:t>iR</w:t>
        </w:r>
      </w:ins>
      <w:del w:id="2" w:author="Allison Ammasai" w:date="2025-01-08T16:17:00Z" w16du:dateUtc="2025-01-08T14:17:00Z">
        <w:r w:rsidR="00F54375" w:rsidRPr="00381C09" w:rsidDel="00AD7ACB">
          <w:rPr>
            <w:rFonts w:asciiTheme="minorHAnsi" w:hAnsiTheme="minorHAnsi" w:cstheme="minorHAnsi"/>
            <w:sz w:val="20"/>
            <w:szCs w:val="20"/>
          </w:rPr>
          <w:delText>IR</w:delText>
        </w:r>
      </w:del>
      <w:r w:rsidR="00F54375" w:rsidRPr="00381C09">
        <w:rPr>
          <w:rFonts w:asciiTheme="minorHAnsi" w:hAnsiTheme="minorHAnsi" w:cstheme="minorHAnsi"/>
          <w:sz w:val="20"/>
          <w:szCs w:val="20"/>
        </w:rPr>
        <w:t>am</w:t>
      </w:r>
      <w:commentRangeEnd w:id="0"/>
      <w:r w:rsidR="00251A26">
        <w:rPr>
          <w:rStyle w:val="CommentReference"/>
        </w:rPr>
        <w:commentReference w:id="0"/>
      </w:r>
      <w:r w:rsidR="00F54375" w:rsidRPr="00381C09">
        <w:rPr>
          <w:rFonts w:asciiTheme="minorHAnsi" w:hAnsiTheme="minorHAnsi" w:cstheme="minorHAnsi"/>
          <w:sz w:val="20"/>
          <w:szCs w:val="20"/>
        </w:rPr>
        <w:t xml:space="preserve"> recogni</w:t>
      </w:r>
      <w:ins w:id="3" w:author="Allison Ammasai" w:date="2025-01-08T16:17:00Z" w16du:dateUtc="2025-01-08T14:17:00Z">
        <w:r>
          <w:rPr>
            <w:rFonts w:asciiTheme="minorHAnsi" w:hAnsiTheme="minorHAnsi" w:cstheme="minorHAnsi"/>
            <w:sz w:val="20"/>
            <w:szCs w:val="20"/>
          </w:rPr>
          <w:t>z</w:t>
        </w:r>
      </w:ins>
      <w:del w:id="4" w:author="Allison Ammasai" w:date="2025-01-08T16:17:00Z" w16du:dateUtc="2025-01-08T14:17:00Z">
        <w:r w:rsidR="00F54375" w:rsidRPr="00381C09" w:rsidDel="00AD7ACB">
          <w:rPr>
            <w:rFonts w:asciiTheme="minorHAnsi" w:hAnsiTheme="minorHAnsi" w:cstheme="minorHAnsi"/>
            <w:sz w:val="20"/>
            <w:szCs w:val="20"/>
          </w:rPr>
          <w:delText>s</w:delText>
        </w:r>
      </w:del>
      <w:r w:rsidR="00F54375" w:rsidRPr="00381C09">
        <w:rPr>
          <w:rFonts w:asciiTheme="minorHAnsi" w:hAnsiTheme="minorHAnsi" w:cstheme="minorHAnsi"/>
          <w:sz w:val="20"/>
          <w:szCs w:val="20"/>
        </w:rPr>
        <w:t>es that the company may have to issue some representatives with vehicles to carry out their daily tasks. Employees shall only be authori</w:t>
      </w:r>
      <w:ins w:id="5" w:author="Allison Ammasai" w:date="2025-01-08T16:18:00Z" w16du:dateUtc="2025-01-08T14:18:00Z">
        <w:r>
          <w:rPr>
            <w:rFonts w:asciiTheme="minorHAnsi" w:hAnsiTheme="minorHAnsi" w:cstheme="minorHAnsi"/>
            <w:sz w:val="20"/>
            <w:szCs w:val="20"/>
          </w:rPr>
          <w:t>z</w:t>
        </w:r>
      </w:ins>
      <w:del w:id="6" w:author="Allison Ammasai" w:date="2025-01-08T16:18:00Z" w16du:dateUtc="2025-01-08T14:18:00Z">
        <w:r w:rsidR="00F54375" w:rsidRPr="00381C09" w:rsidDel="00AD7ACB">
          <w:rPr>
            <w:rFonts w:asciiTheme="minorHAnsi" w:hAnsiTheme="minorHAnsi" w:cstheme="minorHAnsi"/>
            <w:sz w:val="20"/>
            <w:szCs w:val="20"/>
          </w:rPr>
          <w:delText>s</w:delText>
        </w:r>
      </w:del>
      <w:r w:rsidR="00F54375" w:rsidRPr="00381C09">
        <w:rPr>
          <w:rFonts w:asciiTheme="minorHAnsi" w:hAnsiTheme="minorHAnsi" w:cstheme="minorHAnsi"/>
          <w:sz w:val="20"/>
          <w:szCs w:val="20"/>
        </w:rPr>
        <w:t xml:space="preserve">ed to use company vehicles for carrying out iRam business upon meeting the following conditions;  </w:t>
      </w:r>
    </w:p>
    <w:p w14:paraId="74C092A5"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Possess a valid driver's license (an updated, valid license needs to be sent to HR- this is the employee’s responsibility)</w:t>
      </w:r>
    </w:p>
    <w:p w14:paraId="1AC6CC7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employee’s driver’s license is valid for the type of vehicle being driven. </w:t>
      </w:r>
    </w:p>
    <w:p w14:paraId="579EA2E8" w14:textId="72B0687D"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All employees driving a company vehicle to carry out business on behalf of </w:t>
      </w:r>
      <w:ins w:id="7" w:author="Allison Ammasai" w:date="2025-01-08T16:18:00Z" w16du:dateUtc="2025-01-08T14:18:00Z">
        <w:r w:rsidR="00AD7ACB">
          <w:rPr>
            <w:rFonts w:asciiTheme="minorHAnsi" w:hAnsiTheme="minorHAnsi" w:cstheme="minorHAnsi"/>
            <w:sz w:val="20"/>
            <w:szCs w:val="20"/>
          </w:rPr>
          <w:t>iR</w:t>
        </w:r>
      </w:ins>
      <w:del w:id="8" w:author="Allison Ammasai" w:date="2025-01-08T16:18:00Z" w16du:dateUtc="2025-01-08T14:18:00Z">
        <w:r w:rsidRPr="00381C09" w:rsidDel="00AD7ACB">
          <w:rPr>
            <w:rFonts w:asciiTheme="minorHAnsi" w:hAnsiTheme="minorHAnsi" w:cstheme="minorHAnsi"/>
            <w:sz w:val="20"/>
            <w:szCs w:val="20"/>
          </w:rPr>
          <w:delText>IR</w:delText>
        </w:r>
      </w:del>
      <w:proofErr w:type="gramStart"/>
      <w:r w:rsidRPr="00381C09">
        <w:rPr>
          <w:rFonts w:asciiTheme="minorHAnsi" w:hAnsiTheme="minorHAnsi" w:cstheme="minorHAnsi"/>
          <w:sz w:val="20"/>
          <w:szCs w:val="20"/>
        </w:rPr>
        <w:t>am must follow</w:t>
      </w:r>
      <w:proofErr w:type="gramEnd"/>
      <w:r w:rsidRPr="00381C09">
        <w:rPr>
          <w:rFonts w:asciiTheme="minorHAnsi" w:hAnsiTheme="minorHAnsi" w:cstheme="minorHAnsi"/>
          <w:sz w:val="20"/>
          <w:szCs w:val="20"/>
        </w:rPr>
        <w:t xml:space="preserve"> all of the rules of the road. </w:t>
      </w:r>
    </w:p>
    <w:p w14:paraId="7BDC888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vehicle operators are responsible for using the vehicle in a safe and responsible manner while conducting company business and are to abide by all traffic laws while operating a vehicle.</w:t>
      </w:r>
    </w:p>
    <w:p w14:paraId="566E929C"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and clients are required to wear their seatbelts at all times, with no exceptions. In order to prevent injury to the operator of the vehicle, as well as bystanders, all cargo inside or on the vehicle must be secured and stored safely at all times. This will prevent unintentional movement, damage to the vehicle, and/or cargo.</w:t>
      </w:r>
    </w:p>
    <w:p w14:paraId="6AFB5657" w14:textId="7A187149"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Employees operating a motori</w:t>
      </w:r>
      <w:ins w:id="9" w:author="Allison Ammasai" w:date="2025-01-09T13:48:00Z" w16du:dateUtc="2025-01-09T11:48:00Z">
        <w:r w:rsidR="00B53255">
          <w:rPr>
            <w:rFonts w:asciiTheme="minorHAnsi" w:hAnsiTheme="minorHAnsi" w:cstheme="minorHAnsi"/>
            <w:sz w:val="20"/>
            <w:szCs w:val="20"/>
          </w:rPr>
          <w:t>z</w:t>
        </w:r>
      </w:ins>
      <w:del w:id="10" w:author="Allison Ammasai" w:date="2025-01-09T13:48:00Z" w16du:dateUtc="2025-01-09T11:48:00Z">
        <w:r w:rsidRPr="00381C09" w:rsidDel="00B53255">
          <w:rPr>
            <w:rFonts w:asciiTheme="minorHAnsi" w:hAnsiTheme="minorHAnsi" w:cstheme="minorHAnsi"/>
            <w:sz w:val="20"/>
            <w:szCs w:val="20"/>
          </w:rPr>
          <w:delText>s</w:delText>
        </w:r>
      </w:del>
      <w:r w:rsidRPr="00381C09">
        <w:rPr>
          <w:rFonts w:asciiTheme="minorHAnsi" w:hAnsiTheme="minorHAnsi" w:cstheme="minorHAnsi"/>
          <w:sz w:val="20"/>
          <w:szCs w:val="20"/>
        </w:rPr>
        <w:t xml:space="preserve">ed vehicle for business use are required to possess a valid driver's license in good standing, and the license held must be valid for the type of motor vehicle being used. Any operator who has his/her driver's license revoked or suspended shall notify </w:t>
      </w:r>
      <w:ins w:id="11" w:author="Allison Ammasai" w:date="2025-01-09T13:48:00Z" w16du:dateUtc="2025-01-09T11:48:00Z">
        <w:r w:rsidR="00B53255">
          <w:rPr>
            <w:rFonts w:asciiTheme="minorHAnsi" w:hAnsiTheme="minorHAnsi" w:cstheme="minorHAnsi"/>
            <w:sz w:val="20"/>
            <w:szCs w:val="20"/>
          </w:rPr>
          <w:t>iR</w:t>
        </w:r>
      </w:ins>
      <w:del w:id="12" w:author="Allison Ammasai" w:date="2025-01-09T13:48:00Z" w16du:dateUtc="2025-01-09T11:48:00Z">
        <w:r w:rsidRPr="00381C09" w:rsidDel="00B53255">
          <w:rPr>
            <w:rFonts w:asciiTheme="minorHAnsi" w:hAnsiTheme="minorHAnsi" w:cstheme="minorHAnsi"/>
            <w:sz w:val="20"/>
            <w:szCs w:val="20"/>
          </w:rPr>
          <w:delText>IR</w:delText>
        </w:r>
      </w:del>
      <w:r w:rsidRPr="00381C09">
        <w:rPr>
          <w:rFonts w:asciiTheme="minorHAnsi" w:hAnsiTheme="minorHAnsi" w:cstheme="minorHAnsi"/>
          <w:sz w:val="20"/>
          <w:szCs w:val="20"/>
        </w:rPr>
        <w:t xml:space="preserve">am immediately. In this event, the operator shall immediately cease any usage of company vehicles. </w:t>
      </w:r>
    </w:p>
    <w:p w14:paraId="472C487B"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licenses will be acquired for review for all employees driving company vehicles for business purposes upon request of the insurer.</w:t>
      </w:r>
    </w:p>
    <w:p w14:paraId="08E580B6"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vehicle operator shall drive a vehicle while under the influence of alcohol, including at or beyond the local legal blood alcohol limit. </w:t>
      </w:r>
    </w:p>
    <w:p w14:paraId="67877A6A"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Illegal drugs are not to be used, and operators are not to be under the influence of prescription drugs that cause drowsiness and other forms of impairment that prohibit the safe usage of motorized vehicles.</w:t>
      </w:r>
    </w:p>
    <w:p w14:paraId="53702C7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sectPr w:rsidR="00F54375" w:rsidRPr="00381C09" w:rsidSect="00F54375">
          <w:headerReference w:type="default" r:id="rId14"/>
          <w:pgSz w:w="12240" w:h="15840"/>
          <w:pgMar w:top="567" w:right="1140" w:bottom="280" w:left="1140" w:header="761" w:footer="0" w:gutter="0"/>
          <w:cols w:space="720"/>
        </w:sectPr>
      </w:pPr>
      <w:r w:rsidRPr="00381C09">
        <w:rPr>
          <w:rFonts w:asciiTheme="minorHAnsi" w:hAnsiTheme="minorHAnsi" w:cstheme="minorHAnsi"/>
          <w:sz w:val="20"/>
          <w:szCs w:val="20"/>
        </w:rPr>
        <w:t xml:space="preserve">Usage of all handheld devices (examples: cell phones, PDA's, MP3 Players, GPS) is strictly prohibited while driving. Cell phone usage, including hands-free is prohibited while operating all vehicles. </w:t>
      </w:r>
    </w:p>
    <w:p w14:paraId="1166CA0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lastRenderedPageBreak/>
        <w:t>ADDITIONAL STIPULATIONS</w:t>
      </w:r>
    </w:p>
    <w:p w14:paraId="2F60CDCD"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Employees who are given the responsibility of a company vehicle will be required to </w:t>
      </w:r>
      <w:r>
        <w:rPr>
          <w:rFonts w:asciiTheme="minorHAnsi" w:hAnsiTheme="minorHAnsi" w:cstheme="minorHAnsi"/>
          <w:sz w:val="20"/>
          <w:szCs w:val="20"/>
        </w:rPr>
        <w:t xml:space="preserve">follow the business rules and procedures around the return and management of the vehicle as well as abide by Management instruction. </w:t>
      </w:r>
    </w:p>
    <w:p w14:paraId="2FC3FCD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stipulated by the company, the employee will drop the vehicle off on a Friday afternoon at an agreed upon location and fetch the vehicle before 07h30 on a Monday morning. Extra traveling costs will be covered by the employee. </w:t>
      </w:r>
    </w:p>
    <w:p w14:paraId="0CC806B3" w14:textId="77777777" w:rsidR="00F54375" w:rsidRPr="00381C09" w:rsidRDefault="00F54375" w:rsidP="00F54375">
      <w:pPr>
        <w:jc w:val="both"/>
        <w:rPr>
          <w:rFonts w:asciiTheme="minorHAnsi" w:hAnsiTheme="minorHAnsi" w:cstheme="minorHAnsi"/>
          <w:sz w:val="20"/>
          <w:szCs w:val="20"/>
        </w:rPr>
      </w:pPr>
    </w:p>
    <w:p w14:paraId="70B5A9C9"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IMPORTANT POINTS</w:t>
      </w:r>
    </w:p>
    <w:p w14:paraId="043F7D0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Vehicles should not exceed 30km of travel over the weekends- should the vehicle need to be used for private use. </w:t>
      </w:r>
    </w:p>
    <w:p w14:paraId="12AC5CD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responsible employee will be charged AA rates should the travel over weekends exceed 30km unless it can be proven that the vehicle was used for business purpose or express permission was given by the Managing Director or Operations manager. </w:t>
      </w:r>
    </w:p>
    <w:p w14:paraId="79739CFE"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employees may fill up with fuel over the weekend. Unless permission is granted, the employee will be liable for the full amount of the receipt. A weekend is counted as any time after 12h00 on a Friday and </w:t>
      </w:r>
      <w:proofErr w:type="spellStart"/>
      <w:r w:rsidRPr="00381C09">
        <w:rPr>
          <w:rFonts w:asciiTheme="minorHAnsi" w:hAnsiTheme="minorHAnsi" w:cstheme="minorHAnsi"/>
          <w:sz w:val="20"/>
          <w:szCs w:val="20"/>
        </w:rPr>
        <w:t>anytime</w:t>
      </w:r>
      <w:proofErr w:type="spellEnd"/>
      <w:r w:rsidRPr="00381C09">
        <w:rPr>
          <w:rFonts w:asciiTheme="minorHAnsi" w:hAnsiTheme="minorHAnsi" w:cstheme="minorHAnsi"/>
          <w:sz w:val="20"/>
          <w:szCs w:val="20"/>
        </w:rPr>
        <w:t xml:space="preserve"> before 05h00 on a Monday morning. </w:t>
      </w:r>
    </w:p>
    <w:p w14:paraId="635AAF23"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Should a company vehicle be filled up on a Friday, the employee will have to explain why the company vehicle was filled up after 12h00 on a Friday and whether prior consent was acquired. Should it be determined that there was no valid reason and/or prior consent was not obtained, the employee will be subjected to disciplinary action and will be liable for the full amount on the receipt. </w:t>
      </w:r>
    </w:p>
    <w:p w14:paraId="28FDBD17"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company vehicles should be driven after 18h00 in the evenings, unless permission is granted by the employee’s line manager or Managing director. </w:t>
      </w:r>
    </w:p>
    <w:p w14:paraId="294BD9F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has the right to do random checks to assess fuel usage and employees will be held liable should they be caught taking advantage. </w:t>
      </w:r>
    </w:p>
    <w:p w14:paraId="5DF6DFC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Employees that are on annual leave or on sick leave for longer than 2 days, are required to return the vehicle to head office unless otherwise stipulated by your line manager. </w:t>
      </w:r>
    </w:p>
    <w:p w14:paraId="62F3D4D2"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Please refer to the “fuel fleet card policy” for further information regarding reimbursements. The employee should take full responsibility if their applications are not working by means of contacting their line manager and sending through the information on WhatsApp or email.</w:t>
      </w:r>
    </w:p>
    <w:p w14:paraId="3F385BF9"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It is the responsibility of the employee to ensure that the company vehicle is washed at least once a month at their own cost and that the vehicle is kept tidy. </w:t>
      </w:r>
    </w:p>
    <w:p w14:paraId="702D3792" w14:textId="7E4B0022"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It is the responsibility of the authori</w:t>
      </w:r>
      <w:ins w:id="13" w:author="Allison Ammasai" w:date="2025-01-09T13:51:00Z" w16du:dateUtc="2025-01-09T11:51:00Z">
        <w:r w:rsidR="008F6204">
          <w:rPr>
            <w:rFonts w:asciiTheme="minorHAnsi" w:hAnsiTheme="minorHAnsi" w:cstheme="minorHAnsi"/>
            <w:sz w:val="20"/>
            <w:szCs w:val="20"/>
          </w:rPr>
          <w:t>z</w:t>
        </w:r>
      </w:ins>
      <w:del w:id="14" w:author="Allison Ammasai" w:date="2025-01-09T13:51:00Z" w16du:dateUtc="2025-01-09T11:51:00Z">
        <w:r w:rsidRPr="00381C09" w:rsidDel="008F6204">
          <w:rPr>
            <w:rFonts w:asciiTheme="minorHAnsi" w:hAnsiTheme="minorHAnsi" w:cstheme="minorHAnsi"/>
            <w:sz w:val="20"/>
            <w:szCs w:val="20"/>
          </w:rPr>
          <w:delText>s</w:delText>
        </w:r>
      </w:del>
      <w:r w:rsidRPr="00381C09">
        <w:rPr>
          <w:rFonts w:asciiTheme="minorHAnsi" w:hAnsiTheme="minorHAnsi" w:cstheme="minorHAnsi"/>
          <w:sz w:val="20"/>
          <w:szCs w:val="20"/>
        </w:rPr>
        <w:t xml:space="preserve">ed employee driving the vehicle to notify the finance department at least 1 month in advance before the vehicles license disc expires. Should an employee fail to do so, they will be liable for any penalties that should be paid for expired or overdue license discs. </w:t>
      </w:r>
    </w:p>
    <w:p w14:paraId="11B9CD42" w14:textId="77777777" w:rsidR="00F54375" w:rsidRPr="00381C09" w:rsidRDefault="00F54375" w:rsidP="00F54375">
      <w:pPr>
        <w:pStyle w:val="ListParagraph"/>
        <w:contextualSpacing/>
        <w:jc w:val="both"/>
        <w:rPr>
          <w:rFonts w:asciiTheme="minorHAnsi" w:hAnsiTheme="minorHAnsi" w:cstheme="minorHAnsi"/>
          <w:sz w:val="20"/>
          <w:szCs w:val="20"/>
        </w:rPr>
      </w:pPr>
    </w:p>
    <w:p w14:paraId="20042223" w14:textId="77777777" w:rsidR="00F54375" w:rsidRPr="00381C09" w:rsidRDefault="00F54375" w:rsidP="00F54375">
      <w:pPr>
        <w:pStyle w:val="ListParagraph"/>
        <w:jc w:val="both"/>
        <w:rPr>
          <w:rFonts w:asciiTheme="minorHAnsi" w:hAnsiTheme="minorHAnsi" w:cstheme="minorHAnsi"/>
          <w:sz w:val="20"/>
          <w:szCs w:val="20"/>
        </w:rPr>
      </w:pPr>
    </w:p>
    <w:p w14:paraId="599E654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any of the above stipulations are not adhered to, it will lead to disciplinary action which may result in the dismissal of the employee. </w:t>
      </w:r>
    </w:p>
    <w:p w14:paraId="2CA0BA26"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 company vehicle is damaged due to the actions of the employee while in the care of the employee, the employee will be responsible for the insurance excess costs. Should the employee be found to be negligent in the damage of the vehicle, the employee will be liable for the full cost of repairs for the vehicle. A payment arrangement in line with the legal requirements will be entered into. </w:t>
      </w:r>
    </w:p>
    <w:p w14:paraId="2D121DB8" w14:textId="77777777" w:rsidR="00F54375" w:rsidRPr="00381C09" w:rsidRDefault="00F54375" w:rsidP="00F54375">
      <w:pPr>
        <w:jc w:val="both"/>
        <w:rPr>
          <w:rFonts w:asciiTheme="minorHAnsi" w:hAnsiTheme="minorHAnsi" w:cstheme="minorHAnsi"/>
          <w:sz w:val="20"/>
          <w:szCs w:val="20"/>
        </w:rPr>
      </w:pPr>
      <w:proofErr w:type="gramStart"/>
      <w:r w:rsidRPr="00381C09">
        <w:rPr>
          <w:rFonts w:asciiTheme="minorHAnsi" w:hAnsiTheme="minorHAnsi" w:cstheme="minorHAnsi"/>
          <w:sz w:val="20"/>
          <w:szCs w:val="20"/>
        </w:rPr>
        <w:t>Employee’s</w:t>
      </w:r>
      <w:proofErr w:type="gramEnd"/>
      <w:r w:rsidRPr="00381C09">
        <w:rPr>
          <w:rFonts w:asciiTheme="minorHAnsi" w:hAnsiTheme="minorHAnsi" w:cstheme="minorHAnsi"/>
          <w:sz w:val="20"/>
          <w:szCs w:val="20"/>
        </w:rPr>
        <w:t xml:space="preserve"> should take due care to drive carefully and within the legal speed limits. Employees will be liable for any traffic violation fines incurred while employees are driving a company vehicle. </w:t>
      </w:r>
    </w:p>
    <w:p w14:paraId="2B0AF47C" w14:textId="77777777" w:rsidR="00F54375" w:rsidRDefault="00F54375" w:rsidP="00F54375">
      <w:pPr>
        <w:jc w:val="both"/>
        <w:rPr>
          <w:rFonts w:asciiTheme="minorHAnsi" w:hAnsiTheme="minorHAnsi" w:cstheme="minorHAnsi"/>
          <w:sz w:val="20"/>
          <w:szCs w:val="20"/>
        </w:rPr>
      </w:pPr>
    </w:p>
    <w:p w14:paraId="5E520E50" w14:textId="77777777" w:rsidR="00F54375" w:rsidRDefault="00F54375" w:rsidP="00F54375">
      <w:pPr>
        <w:jc w:val="both"/>
        <w:rPr>
          <w:rFonts w:asciiTheme="minorHAnsi" w:hAnsiTheme="minorHAnsi" w:cstheme="minorHAnsi"/>
          <w:sz w:val="20"/>
          <w:szCs w:val="20"/>
        </w:rPr>
      </w:pPr>
    </w:p>
    <w:p w14:paraId="0CFC0807" w14:textId="77777777" w:rsidR="00F54375" w:rsidRDefault="00F54375" w:rsidP="00F54375">
      <w:pPr>
        <w:jc w:val="both"/>
        <w:rPr>
          <w:rFonts w:asciiTheme="minorHAnsi" w:hAnsiTheme="minorHAnsi" w:cstheme="minorHAnsi"/>
          <w:sz w:val="20"/>
          <w:szCs w:val="20"/>
        </w:rPr>
      </w:pPr>
    </w:p>
    <w:p w14:paraId="3BCCBCC6"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 xml:space="preserve">INTERNAL FINES: </w:t>
      </w:r>
    </w:p>
    <w:p w14:paraId="3872D5AA"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identified by the company tracker reports driving more than the speed limit will be charged </w:t>
      </w:r>
      <w:r>
        <w:rPr>
          <w:rFonts w:asciiTheme="minorHAnsi" w:hAnsiTheme="minorHAnsi" w:cstheme="minorHAnsi"/>
          <w:sz w:val="20"/>
          <w:szCs w:val="20"/>
        </w:rPr>
        <w:t xml:space="preserve">an internal fine </w:t>
      </w:r>
      <w:r w:rsidRPr="00381C09">
        <w:rPr>
          <w:rFonts w:asciiTheme="minorHAnsi" w:hAnsiTheme="minorHAnsi" w:cstheme="minorHAnsi"/>
          <w:sz w:val="20"/>
          <w:szCs w:val="20"/>
        </w:rPr>
        <w:t>as follows;</w:t>
      </w:r>
    </w:p>
    <w:p w14:paraId="287BBD84" w14:textId="77777777" w:rsidR="00F54375" w:rsidRPr="00381C09" w:rsidRDefault="00F54375" w:rsidP="00F54375">
      <w:pPr>
        <w:pStyle w:val="ListParagraph"/>
        <w:numPr>
          <w:ilvl w:val="0"/>
          <w:numId w:val="12"/>
        </w:numPr>
        <w:rPr>
          <w:rFonts w:asciiTheme="minorHAnsi" w:hAnsiTheme="minorHAnsi" w:cstheme="minorHAnsi"/>
          <w:b/>
          <w:bCs/>
          <w:sz w:val="20"/>
          <w:szCs w:val="20"/>
        </w:rPr>
      </w:pPr>
      <w:r w:rsidRPr="00381C09">
        <w:rPr>
          <w:rFonts w:asciiTheme="minorHAnsi" w:hAnsiTheme="minorHAnsi" w:cstheme="minorHAnsi"/>
          <w:b/>
          <w:bCs/>
          <w:sz w:val="20"/>
          <w:szCs w:val="20"/>
        </w:rPr>
        <w:t>Anyone who exceeds the speed limit plus the 12kms grace given, will be fined R150</w:t>
      </w:r>
    </w:p>
    <w:p w14:paraId="2E2233DE" w14:textId="77777777" w:rsidR="00F54375" w:rsidRPr="00381C09" w:rsidRDefault="00F54375" w:rsidP="00F54375">
      <w:pPr>
        <w:pStyle w:val="ListParagraph"/>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 </w:t>
      </w:r>
    </w:p>
    <w:p w14:paraId="712C86FD" w14:textId="2205BFB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Anyone who is fined in a company vehicle will cover the cost of the fine plus an R80 administration fee. This deduction will be taken off in a once off payment and will not be able to be paid over a number of months.</w:t>
      </w:r>
      <w:ins w:id="15" w:author="Allison Ammasai" w:date="2025-01-09T13:52:00Z" w16du:dateUtc="2025-01-09T11:52:00Z">
        <w:r w:rsidR="008F6204">
          <w:rPr>
            <w:rFonts w:asciiTheme="minorHAnsi" w:hAnsiTheme="minorHAnsi" w:cstheme="minorHAnsi"/>
            <w:sz w:val="20"/>
            <w:szCs w:val="20"/>
          </w:rPr>
          <w:t xml:space="preserve"> </w:t>
        </w:r>
      </w:ins>
      <w:del w:id="16" w:author="Allison Ammasai" w:date="2025-01-09T13:52:00Z" w16du:dateUtc="2025-01-09T11:52:00Z">
        <w:r w:rsidRPr="00381C09" w:rsidDel="008F6204">
          <w:rPr>
            <w:rFonts w:asciiTheme="minorHAnsi" w:hAnsiTheme="minorHAnsi" w:cstheme="minorHAnsi"/>
            <w:sz w:val="20"/>
            <w:szCs w:val="20"/>
          </w:rPr>
          <w:delText xml:space="preserve"> </w:delText>
        </w:r>
      </w:del>
    </w:p>
    <w:p w14:paraId="544392B7" w14:textId="77777777" w:rsidR="00F54375" w:rsidRPr="00381C09" w:rsidRDefault="00F54375" w:rsidP="00F54375">
      <w:pPr>
        <w:pStyle w:val="ListParagraph"/>
        <w:contextualSpacing/>
        <w:jc w:val="both"/>
        <w:rPr>
          <w:rFonts w:asciiTheme="minorHAnsi" w:hAnsiTheme="minorHAnsi" w:cstheme="minorHAnsi"/>
          <w:sz w:val="20"/>
          <w:szCs w:val="20"/>
        </w:rPr>
      </w:pPr>
    </w:p>
    <w:p w14:paraId="3F606B98"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caught driving 30km or more over the speed limit will have disciplinary action taken against them- this may possibly lead to dismissal or termination of the employee’s contract. </w:t>
      </w:r>
    </w:p>
    <w:p w14:paraId="710C7C62" w14:textId="77777777" w:rsidR="00F54375" w:rsidRPr="00381C09" w:rsidRDefault="00F54375" w:rsidP="00F54375">
      <w:pPr>
        <w:pStyle w:val="ListParagraph"/>
        <w:rPr>
          <w:rFonts w:asciiTheme="minorHAnsi" w:hAnsiTheme="minorHAnsi" w:cstheme="minorHAnsi"/>
          <w:sz w:val="20"/>
          <w:szCs w:val="20"/>
        </w:rPr>
      </w:pPr>
    </w:p>
    <w:p w14:paraId="070CB776" w14:textId="77777777" w:rsidR="00F54375" w:rsidRPr="00381C09" w:rsidRDefault="00F54375" w:rsidP="00F54375">
      <w:pPr>
        <w:pStyle w:val="ListParagraph"/>
        <w:rPr>
          <w:rFonts w:asciiTheme="minorHAnsi" w:hAnsiTheme="minorHAnsi" w:cstheme="minorHAnsi"/>
          <w:sz w:val="20"/>
          <w:szCs w:val="20"/>
        </w:rPr>
      </w:pPr>
    </w:p>
    <w:p w14:paraId="0DE6E716" w14:textId="74188FE3" w:rsidR="00F54375" w:rsidRPr="00381C09"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deductions for speeding or for fines will be deducted in a once off lump sum and will not be deducted over a period of months</w:t>
      </w:r>
      <w:ins w:id="17" w:author="Allison Ammasai" w:date="2025-01-09T13:54:00Z" w16du:dateUtc="2025-01-09T11:54:00Z">
        <w:r w:rsidR="00B268AE">
          <w:rPr>
            <w:rFonts w:asciiTheme="minorHAnsi" w:hAnsiTheme="minorHAnsi" w:cstheme="minorHAnsi"/>
            <w:sz w:val="20"/>
            <w:szCs w:val="20"/>
          </w:rPr>
          <w:t xml:space="preserve"> unless </w:t>
        </w:r>
        <w:r w:rsidR="00200B17">
          <w:rPr>
            <w:rFonts w:asciiTheme="minorHAnsi" w:hAnsiTheme="minorHAnsi" w:cstheme="minorHAnsi"/>
            <w:sz w:val="20"/>
            <w:szCs w:val="20"/>
          </w:rPr>
          <w:t>manag</w:t>
        </w:r>
      </w:ins>
      <w:ins w:id="18" w:author="Allison Ammasai" w:date="2025-01-09T13:55:00Z" w16du:dateUtc="2025-01-09T11:55:00Z">
        <w:r w:rsidR="00200B17">
          <w:rPr>
            <w:rFonts w:asciiTheme="minorHAnsi" w:hAnsiTheme="minorHAnsi" w:cstheme="minorHAnsi"/>
            <w:sz w:val="20"/>
            <w:szCs w:val="20"/>
          </w:rPr>
          <w:t xml:space="preserve">ement </w:t>
        </w:r>
        <w:commentRangeStart w:id="19"/>
        <w:r w:rsidR="00D74448">
          <w:rPr>
            <w:rFonts w:asciiTheme="minorHAnsi" w:hAnsiTheme="minorHAnsi" w:cstheme="minorHAnsi"/>
            <w:sz w:val="20"/>
            <w:szCs w:val="20"/>
          </w:rPr>
          <w:t>stipulates</w:t>
        </w:r>
      </w:ins>
      <w:commentRangeEnd w:id="19"/>
      <w:ins w:id="20" w:author="Allison Ammasai" w:date="2025-01-10T09:35:00Z" w16du:dateUtc="2025-01-10T07:35:00Z">
        <w:r w:rsidR="00251A26">
          <w:rPr>
            <w:rStyle w:val="CommentReference"/>
            <w:rFonts w:eastAsia="Times New Roman" w:cs="Arial"/>
            <w:lang w:eastAsia="en-ZA"/>
          </w:rPr>
          <w:commentReference w:id="19"/>
        </w:r>
      </w:ins>
      <w:ins w:id="21" w:author="Allison Ammasai" w:date="2025-01-09T13:55:00Z" w16du:dateUtc="2025-01-09T11:55:00Z">
        <w:r w:rsidR="00D74448">
          <w:rPr>
            <w:rFonts w:asciiTheme="minorHAnsi" w:hAnsiTheme="minorHAnsi" w:cstheme="minorHAnsi"/>
            <w:sz w:val="20"/>
            <w:szCs w:val="20"/>
          </w:rPr>
          <w:t xml:space="preserve"> otherwise (at their discretion)</w:t>
        </w:r>
      </w:ins>
      <w:r w:rsidRPr="00381C09">
        <w:rPr>
          <w:rFonts w:asciiTheme="minorHAnsi" w:hAnsiTheme="minorHAnsi" w:cstheme="minorHAnsi"/>
          <w:sz w:val="20"/>
          <w:szCs w:val="20"/>
        </w:rPr>
        <w:t>. The deduction will occur</w:t>
      </w:r>
      <w:ins w:id="22" w:author="Allison Ammasai" w:date="2025-01-09T13:56:00Z" w16du:dateUtc="2025-01-09T11:56:00Z">
        <w:r w:rsidR="0003140A">
          <w:rPr>
            <w:rFonts w:asciiTheme="minorHAnsi" w:hAnsiTheme="minorHAnsi" w:cstheme="minorHAnsi"/>
            <w:sz w:val="20"/>
            <w:szCs w:val="20"/>
          </w:rPr>
          <w:t>/commence</w:t>
        </w:r>
      </w:ins>
      <w:r w:rsidRPr="00381C09">
        <w:rPr>
          <w:rFonts w:asciiTheme="minorHAnsi" w:hAnsiTheme="minorHAnsi" w:cstheme="minorHAnsi"/>
          <w:sz w:val="20"/>
          <w:szCs w:val="20"/>
        </w:rPr>
        <w:t xml:space="preserve"> in the same month of receiving the fine. </w:t>
      </w:r>
    </w:p>
    <w:p w14:paraId="6E3BF9D3" w14:textId="77777777" w:rsidR="00F54375" w:rsidRPr="00381C09" w:rsidRDefault="00F54375" w:rsidP="00F54375">
      <w:pPr>
        <w:jc w:val="both"/>
        <w:rPr>
          <w:rFonts w:asciiTheme="minorHAnsi" w:hAnsiTheme="minorHAnsi" w:cstheme="minorHAnsi"/>
          <w:sz w:val="20"/>
          <w:szCs w:val="20"/>
        </w:rPr>
      </w:pPr>
    </w:p>
    <w:p w14:paraId="0DEC14C2"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TRANSPORTING PEOPLE:</w:t>
      </w:r>
    </w:p>
    <w:p w14:paraId="34E508C1"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transport any member of the public in a company vehicle. </w:t>
      </w:r>
    </w:p>
    <w:p w14:paraId="518DA962" w14:textId="77777777" w:rsidR="00F54375" w:rsidRPr="00381C09" w:rsidRDefault="00F54375" w:rsidP="00F54375">
      <w:pPr>
        <w:pStyle w:val="ListParagraph"/>
        <w:contextualSpacing/>
        <w:jc w:val="both"/>
        <w:rPr>
          <w:rFonts w:asciiTheme="minorHAnsi" w:hAnsiTheme="minorHAnsi" w:cstheme="minorHAnsi"/>
          <w:sz w:val="20"/>
          <w:szCs w:val="20"/>
        </w:rPr>
      </w:pPr>
    </w:p>
    <w:p w14:paraId="42A7E334"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receive compensation for the transporting of the member of the public or any other person not deemed to be within the scope of his or her role. </w:t>
      </w:r>
    </w:p>
    <w:p w14:paraId="3DC40A1F" w14:textId="77777777" w:rsidR="00F54375" w:rsidRPr="00381C09" w:rsidRDefault="00F54375" w:rsidP="00F54375">
      <w:pPr>
        <w:pStyle w:val="ListParagraph"/>
        <w:rPr>
          <w:rFonts w:asciiTheme="minorHAnsi" w:hAnsiTheme="minorHAnsi" w:cstheme="minorHAnsi"/>
          <w:sz w:val="20"/>
          <w:szCs w:val="20"/>
        </w:rPr>
      </w:pPr>
    </w:p>
    <w:p w14:paraId="24C52500"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who takes part in the transporting of other employees may charge for the service. There will be no tolerance towards charging fellow employees for a lift. These arrangements should be signed off by management prior to the transportation of employees taking place. </w:t>
      </w:r>
    </w:p>
    <w:p w14:paraId="3A292D65" w14:textId="77777777" w:rsidR="00F54375" w:rsidRPr="00381C09" w:rsidRDefault="00F54375" w:rsidP="00F54375">
      <w:pPr>
        <w:pStyle w:val="ListParagraph"/>
        <w:rPr>
          <w:rFonts w:asciiTheme="minorHAnsi" w:hAnsiTheme="minorHAnsi" w:cstheme="minorHAnsi"/>
          <w:sz w:val="20"/>
          <w:szCs w:val="20"/>
        </w:rPr>
      </w:pPr>
    </w:p>
    <w:p w14:paraId="58BF3E9A" w14:textId="77777777" w:rsidR="00F54375" w:rsidRPr="00381C09"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If an iRam employee is found to be transporting any member of the public, or any unauthorised person, such employee will be subject to disciplinary action which may result in the dismissal of the employee. </w:t>
      </w:r>
    </w:p>
    <w:p w14:paraId="3BD17BA7" w14:textId="77777777" w:rsidR="00F54375" w:rsidRPr="00381C09" w:rsidRDefault="00F54375" w:rsidP="00F54375">
      <w:pPr>
        <w:jc w:val="both"/>
        <w:rPr>
          <w:rFonts w:asciiTheme="minorHAnsi" w:hAnsiTheme="minorHAnsi" w:cstheme="minorHAnsi"/>
          <w:sz w:val="20"/>
          <w:szCs w:val="20"/>
        </w:rPr>
      </w:pPr>
    </w:p>
    <w:p w14:paraId="6E818A1C" w14:textId="77777777" w:rsidR="00F54375" w:rsidRPr="00381C09" w:rsidRDefault="00F54375" w:rsidP="00F54375">
      <w:pPr>
        <w:jc w:val="both"/>
        <w:rPr>
          <w:rFonts w:asciiTheme="minorHAnsi" w:hAnsiTheme="minorHAnsi" w:cstheme="minorHAnsi"/>
          <w:sz w:val="20"/>
          <w:szCs w:val="20"/>
        </w:rPr>
      </w:pPr>
    </w:p>
    <w:p w14:paraId="7A9C493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LIMIT OF LIABILITY</w:t>
      </w:r>
    </w:p>
    <w:p w14:paraId="58B16BF7" w14:textId="1323C695" w:rsidR="00F54375" w:rsidRPr="00381C09" w:rsidRDefault="00B268AE" w:rsidP="00F54375">
      <w:pPr>
        <w:jc w:val="both"/>
        <w:rPr>
          <w:rFonts w:asciiTheme="minorHAnsi" w:hAnsiTheme="minorHAnsi" w:cstheme="minorHAnsi"/>
          <w:sz w:val="20"/>
          <w:szCs w:val="20"/>
        </w:rPr>
      </w:pPr>
      <w:ins w:id="23" w:author="Allison Ammasai" w:date="2025-01-09T13:53:00Z" w16du:dateUtc="2025-01-09T11:53:00Z">
        <w:r>
          <w:rPr>
            <w:rFonts w:asciiTheme="minorHAnsi" w:hAnsiTheme="minorHAnsi" w:cstheme="minorHAnsi"/>
            <w:sz w:val="20"/>
            <w:szCs w:val="20"/>
          </w:rPr>
          <w:t>iR</w:t>
        </w:r>
      </w:ins>
      <w:del w:id="24" w:author="Allison Ammasai" w:date="2025-01-09T13:53:00Z" w16du:dateUtc="2025-01-09T11:53:00Z">
        <w:r w:rsidR="00F54375" w:rsidRPr="00381C09" w:rsidDel="00B268AE">
          <w:rPr>
            <w:rFonts w:asciiTheme="minorHAnsi" w:hAnsiTheme="minorHAnsi" w:cstheme="minorHAnsi"/>
            <w:sz w:val="20"/>
            <w:szCs w:val="20"/>
          </w:rPr>
          <w:delText>IR</w:delText>
        </w:r>
      </w:del>
      <w:r w:rsidR="00F54375" w:rsidRPr="00381C09">
        <w:rPr>
          <w:rFonts w:asciiTheme="minorHAnsi" w:hAnsiTheme="minorHAnsi" w:cstheme="minorHAnsi"/>
          <w:sz w:val="20"/>
          <w:szCs w:val="20"/>
        </w:rPr>
        <w:t>am will not be held liable for any accidents (that were due to negligence of the employee driving the vehicle), damages or losses incurred by employees while using a company vehicle for business purposes.</w:t>
      </w:r>
    </w:p>
    <w:p w14:paraId="2987CA5C"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Should an employee be in an accident that they deem not to be their fault, the company will undergo an investigation to determine to causes of the accident. The outcome of the investigation may lead to the employee being liable to pay for the damage of the vehicle. </w:t>
      </w:r>
    </w:p>
    <w:p w14:paraId="139B2981" w14:textId="4293E6E5" w:rsidR="001415F7" w:rsidRDefault="001415F7" w:rsidP="00BB0DF2">
      <w:pPr>
        <w:jc w:val="both"/>
        <w:rPr>
          <w:b/>
          <w:sz w:val="20"/>
          <w:szCs w:val="20"/>
          <w:lang w:val="en-US"/>
        </w:rPr>
      </w:pPr>
    </w:p>
    <w:p w14:paraId="3F0DBF66" w14:textId="77777777" w:rsidR="001415F7" w:rsidRDefault="001415F7" w:rsidP="00BB0DF2">
      <w:pPr>
        <w:jc w:val="both"/>
        <w:rPr>
          <w:b/>
          <w:sz w:val="20"/>
          <w:szCs w:val="20"/>
          <w:lang w:val="en-US"/>
        </w:rPr>
      </w:pPr>
    </w:p>
    <w:p w14:paraId="2AF4EB75" w14:textId="77777777" w:rsidR="00830A54" w:rsidRDefault="00830A54"/>
    <w:sectPr w:rsidR="00830A54" w:rsidSect="00AD7ACB">
      <w:headerReference w:type="default" r:id="rId15"/>
      <w:footerReference w:type="default" r:id="rId16"/>
      <w:pgSz w:w="11906" w:h="16838"/>
      <w:pgMar w:top="1440" w:right="1440" w:bottom="1440" w:left="1440" w:header="709" w:footer="709" w:gutter="0"/>
      <w:cols w:space="708"/>
      <w:docGrid w:linePitch="360"/>
      <w:sectPrChange w:id="25" w:author="Allison Ammasai" w:date="2025-01-08T16:17:00Z" w16du:dateUtc="2025-01-08T14:17:00Z">
        <w:sectPr w:rsidR="00830A54" w:rsidSect="00AD7ACB">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35:00Z" w:initials="AA">
    <w:p w14:paraId="7569D11B" w14:textId="77777777" w:rsidR="00251A26" w:rsidRDefault="00251A26" w:rsidP="00251A26">
      <w:pPr>
        <w:pStyle w:val="CommentText"/>
      </w:pPr>
      <w:r>
        <w:rPr>
          <w:rStyle w:val="CommentReference"/>
        </w:rPr>
        <w:annotationRef/>
      </w:r>
      <w:r>
        <w:t>iRam</w:t>
      </w:r>
    </w:p>
  </w:comment>
  <w:comment w:id="19" w:author="Allison Ammasai" w:date="2025-01-10T09:35:00Z" w:initials="AA">
    <w:p w14:paraId="1973C648" w14:textId="629540B7" w:rsidR="00251A26" w:rsidRDefault="00251A26" w:rsidP="00251A26">
      <w:pPr>
        <w:pStyle w:val="CommentText"/>
      </w:pPr>
      <w:r>
        <w:rPr>
          <w:rStyle w:val="CommentReference"/>
        </w:rPr>
        <w:annotationRef/>
      </w:r>
      <w:r>
        <w:t>If there is more than one fine - management may use discretion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9D11B" w15:done="0"/>
  <w15:commentEx w15:paraId="1973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4CB04" w16cex:dateUtc="2025-01-10T07:35:00Z"/>
  <w16cex:commentExtensible w16cex:durableId="5DB01E7C" w16cex:dateUtc="2025-01-10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9D11B" w16cid:durableId="2DD4CB04"/>
  <w16cid:commentId w16cid:paraId="1973C648" w16cid:durableId="5DB01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D1C1" w14:textId="77777777" w:rsidR="00030773" w:rsidRDefault="00030773" w:rsidP="001415F7">
      <w:pPr>
        <w:spacing w:after="0" w:line="240" w:lineRule="auto"/>
      </w:pPr>
      <w:r>
        <w:separator/>
      </w:r>
    </w:p>
  </w:endnote>
  <w:endnote w:type="continuationSeparator" w:id="0">
    <w:p w14:paraId="113D00D2" w14:textId="77777777" w:rsidR="00030773" w:rsidRDefault="00030773"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D0DB05E" w:rsidR="001415F7" w:rsidRPr="00AD7ACB" w:rsidRDefault="001415F7">
    <w:pPr>
      <w:pStyle w:val="Footer"/>
    </w:pPr>
    <w:r w:rsidRPr="00AD7ACB">
      <w:rPr>
        <w:noProof/>
      </w:rPr>
      <w:drawing>
        <wp:anchor distT="0" distB="0" distL="114300" distR="114300" simplePos="0" relativeHeight="251659264" behindDoc="0" locked="0" layoutInCell="1" allowOverlap="1" wp14:anchorId="42B905A0" wp14:editId="76EF0844">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sidRPr="00AD7ACB">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E94">
      <w:t xml:space="preserve">Company Vehicle Policy and Internal Fines </w:t>
    </w:r>
    <w:r w:rsidR="002124C0">
      <w:t xml:space="preserve">                                                              V2Dec2024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A07AB" w14:textId="77777777" w:rsidR="00030773" w:rsidRDefault="00030773" w:rsidP="001415F7">
      <w:pPr>
        <w:spacing w:after="0" w:line="240" w:lineRule="auto"/>
      </w:pPr>
      <w:r>
        <w:separator/>
      </w:r>
    </w:p>
  </w:footnote>
  <w:footnote w:type="continuationSeparator" w:id="0">
    <w:p w14:paraId="64B9476B" w14:textId="77777777" w:rsidR="00030773" w:rsidRDefault="00030773"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E6EA" w14:textId="77777777" w:rsidR="00F54375" w:rsidRDefault="00F54375">
    <w:pPr>
      <w:spacing w:line="200" w:lineRule="exact"/>
    </w:pPr>
    <w:r>
      <w:rPr>
        <w:noProof/>
      </w:rPr>
      <w:drawing>
        <wp:anchor distT="0" distB="0" distL="114300" distR="114300" simplePos="0" relativeHeight="251661312" behindDoc="1" locked="0" layoutInCell="1" allowOverlap="1" wp14:anchorId="54559FC3" wp14:editId="73DECBC9">
          <wp:simplePos x="0" y="0"/>
          <wp:positionH relativeFrom="column">
            <wp:posOffset>5800725</wp:posOffset>
          </wp:positionH>
          <wp:positionV relativeFrom="paragraph">
            <wp:posOffset>-485775</wp:posOffset>
          </wp:positionV>
          <wp:extent cx="1095375" cy="1095375"/>
          <wp:effectExtent l="0" t="0" r="0" b="0"/>
          <wp:wrapTopAndBottom/>
          <wp:docPr id="1005099412" name="Picture 100509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FD9"/>
    <w:multiLevelType w:val="hybridMultilevel"/>
    <w:tmpl w:val="7E4A64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31F36B49"/>
    <w:multiLevelType w:val="hybridMultilevel"/>
    <w:tmpl w:val="BD5633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9AD646F"/>
    <w:multiLevelType w:val="hybridMultilevel"/>
    <w:tmpl w:val="10108100"/>
    <w:lvl w:ilvl="0" w:tplc="6F6AB2DC">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C066CB4"/>
    <w:multiLevelType w:val="hybridMultilevel"/>
    <w:tmpl w:val="7DCEF04C"/>
    <w:lvl w:ilvl="0" w:tplc="1C901D6E">
      <w:numFmt w:val="bullet"/>
      <w:lvlText w:val=""/>
      <w:lvlJc w:val="left"/>
      <w:pPr>
        <w:ind w:left="720" w:hanging="360"/>
      </w:pPr>
      <w:rPr>
        <w:rFonts w:ascii="Symbol" w:eastAsia="Times New Roman" w:hAnsi="Symbol"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7"/>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0"/>
  </w:num>
  <w:num w:numId="7" w16cid:durableId="293683837">
    <w:abstractNumId w:val="8"/>
  </w:num>
  <w:num w:numId="8" w16cid:durableId="1896811271">
    <w:abstractNumId w:val="9"/>
  </w:num>
  <w:num w:numId="9" w16cid:durableId="564996837">
    <w:abstractNumId w:val="6"/>
  </w:num>
  <w:num w:numId="10" w16cid:durableId="993804242">
    <w:abstractNumId w:val="0"/>
  </w:num>
  <w:num w:numId="11" w16cid:durableId="801073034">
    <w:abstractNumId w:val="4"/>
  </w:num>
  <w:num w:numId="12" w16cid:durableId="134717769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30773"/>
    <w:rsid w:val="0003140A"/>
    <w:rsid w:val="00086D3D"/>
    <w:rsid w:val="001415F7"/>
    <w:rsid w:val="00200B17"/>
    <w:rsid w:val="002124C0"/>
    <w:rsid w:val="00251A26"/>
    <w:rsid w:val="002B6B82"/>
    <w:rsid w:val="00360097"/>
    <w:rsid w:val="003611FE"/>
    <w:rsid w:val="004B0927"/>
    <w:rsid w:val="0051797F"/>
    <w:rsid w:val="005572CC"/>
    <w:rsid w:val="005D00EE"/>
    <w:rsid w:val="005E2C16"/>
    <w:rsid w:val="007078BD"/>
    <w:rsid w:val="007241C0"/>
    <w:rsid w:val="00736682"/>
    <w:rsid w:val="00781E94"/>
    <w:rsid w:val="00830A54"/>
    <w:rsid w:val="008A7AEA"/>
    <w:rsid w:val="008F6204"/>
    <w:rsid w:val="009C6823"/>
    <w:rsid w:val="00AD7ACB"/>
    <w:rsid w:val="00AF69E7"/>
    <w:rsid w:val="00B1207A"/>
    <w:rsid w:val="00B268AE"/>
    <w:rsid w:val="00B52329"/>
    <w:rsid w:val="00B53255"/>
    <w:rsid w:val="00BB0DF2"/>
    <w:rsid w:val="00BB371D"/>
    <w:rsid w:val="00BE7578"/>
    <w:rsid w:val="00C0084D"/>
    <w:rsid w:val="00C045BF"/>
    <w:rsid w:val="00C146C4"/>
    <w:rsid w:val="00CE6A7D"/>
    <w:rsid w:val="00D311EA"/>
    <w:rsid w:val="00D74448"/>
    <w:rsid w:val="00D917BB"/>
    <w:rsid w:val="00DC3866"/>
    <w:rsid w:val="00DD4D45"/>
    <w:rsid w:val="00E543C8"/>
    <w:rsid w:val="00E84BC5"/>
    <w:rsid w:val="00EF29E8"/>
    <w:rsid w:val="00F24AE1"/>
    <w:rsid w:val="00F43D40"/>
    <w:rsid w:val="00F54375"/>
    <w:rsid w:val="00FB05D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5E2C16"/>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251A26"/>
    <w:rPr>
      <w:sz w:val="16"/>
      <w:szCs w:val="16"/>
    </w:rPr>
  </w:style>
  <w:style w:type="paragraph" w:styleId="CommentText">
    <w:name w:val="annotation text"/>
    <w:basedOn w:val="Normal"/>
    <w:link w:val="CommentTextChar"/>
    <w:uiPriority w:val="99"/>
    <w:unhideWhenUsed/>
    <w:rsid w:val="00251A26"/>
    <w:pPr>
      <w:spacing w:line="240" w:lineRule="auto"/>
    </w:pPr>
    <w:rPr>
      <w:sz w:val="20"/>
      <w:szCs w:val="20"/>
    </w:rPr>
  </w:style>
  <w:style w:type="character" w:customStyle="1" w:styleId="CommentTextChar">
    <w:name w:val="Comment Text Char"/>
    <w:basedOn w:val="DefaultParagraphFont"/>
    <w:link w:val="CommentText"/>
    <w:uiPriority w:val="99"/>
    <w:rsid w:val="00251A26"/>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251A26"/>
    <w:rPr>
      <w:b/>
      <w:bCs/>
    </w:rPr>
  </w:style>
  <w:style w:type="character" w:customStyle="1" w:styleId="CommentSubjectChar">
    <w:name w:val="Comment Subject Char"/>
    <w:basedOn w:val="CommentTextChar"/>
    <w:link w:val="CommentSubject"/>
    <w:uiPriority w:val="99"/>
    <w:semiHidden/>
    <w:rsid w:val="00251A2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2D12402D-D153-4549-B8C9-41C6CE57F38D}"/>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17</cp:revision>
  <dcterms:created xsi:type="dcterms:W3CDTF">2024-12-17T12:31:00Z</dcterms:created>
  <dcterms:modified xsi:type="dcterms:W3CDTF">2025-01-10T07:35:00Z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