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19"/>
        <w:gridCol w:w="2992"/>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715958A5" w:rsidR="00BB0DF2" w:rsidRPr="008165FC" w:rsidRDefault="00EC15E7" w:rsidP="00355C3A">
            <w:pPr>
              <w:spacing w:after="0" w:line="240" w:lineRule="auto"/>
              <w:rPr>
                <w:b/>
                <w:sz w:val="20"/>
                <w:szCs w:val="20"/>
                <w:lang w:val="en-US"/>
              </w:rPr>
            </w:pPr>
            <w:r>
              <w:rPr>
                <w:b/>
                <w:sz w:val="20"/>
                <w:szCs w:val="20"/>
                <w:lang w:val="en-US"/>
              </w:rPr>
              <w:t>Travel Claims and Reimbursement</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0BD0337E" w:rsidR="00BB0DF2" w:rsidRPr="008165FC" w:rsidRDefault="008C5614" w:rsidP="00BA64E9">
            <w:pPr>
              <w:spacing w:after="0" w:line="240" w:lineRule="auto"/>
              <w:jc w:val="both"/>
              <w:rPr>
                <w:b/>
                <w:sz w:val="20"/>
                <w:szCs w:val="20"/>
                <w:lang w:val="en-US"/>
              </w:rPr>
            </w:pPr>
            <w:r>
              <w:rPr>
                <w:b/>
                <w:sz w:val="20"/>
                <w:szCs w:val="20"/>
                <w:lang w:val="en-US"/>
              </w:rPr>
              <w:t xml:space="preserve">Revised </w:t>
            </w:r>
            <w:r w:rsidR="00BB0DF2">
              <w:rPr>
                <w:b/>
                <w:sz w:val="20"/>
                <w:szCs w:val="20"/>
                <w:lang w:val="en-US"/>
              </w:rPr>
              <w:t>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A7C4A">
              <w:rPr>
                <w:b/>
                <w:sz w:val="20"/>
                <w:szCs w:val="20"/>
                <w:lang w:val="en-US"/>
              </w:rPr>
              <w:t xml:space="preserve"> - </w:t>
            </w:r>
            <w:r w:rsidR="001415F7">
              <w:rPr>
                <w:b/>
                <w:sz w:val="20"/>
                <w:szCs w:val="20"/>
                <w:lang w:val="en-US"/>
              </w:rPr>
              <w:t xml:space="preserve">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139B2981" w14:textId="4293E6E5" w:rsidR="001415F7" w:rsidRDefault="001415F7" w:rsidP="00BB0DF2">
      <w:pPr>
        <w:jc w:val="both"/>
        <w:rPr>
          <w:b/>
          <w:sz w:val="20"/>
          <w:szCs w:val="20"/>
          <w:lang w:val="en-US"/>
        </w:rPr>
      </w:pPr>
    </w:p>
    <w:p w14:paraId="197B7AD1" w14:textId="7777777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 xml:space="preserve">This document covers the company’s policy on employee’s expenditure while traveling on business trips as well as reimbursements for travel. </w:t>
      </w:r>
    </w:p>
    <w:p w14:paraId="7EB8D3AB" w14:textId="77777777" w:rsidR="00816591" w:rsidRDefault="001A7C4A" w:rsidP="001A7C4A">
      <w:pPr>
        <w:jc w:val="both"/>
        <w:rPr>
          <w:rFonts w:asciiTheme="minorHAnsi" w:hAnsiTheme="minorHAnsi" w:cs="Calibri"/>
          <w:b/>
          <w:bCs/>
          <w:lang w:val="en-GB" w:eastAsia="en-GB"/>
        </w:rPr>
      </w:pPr>
      <w:r w:rsidRPr="00494BD6">
        <w:rPr>
          <w:rFonts w:asciiTheme="minorHAnsi" w:hAnsiTheme="minorHAnsi" w:cs="Calibri"/>
          <w:b/>
          <w:bCs/>
          <w:lang w:val="en-GB" w:eastAsia="en-GB"/>
        </w:rPr>
        <w:t>TRAVEL CLAIMS</w:t>
      </w:r>
    </w:p>
    <w:p w14:paraId="3472555E" w14:textId="7708249B" w:rsidR="001A7C4A" w:rsidRPr="00816591" w:rsidRDefault="001A7C4A" w:rsidP="001A7C4A">
      <w:pPr>
        <w:jc w:val="both"/>
        <w:rPr>
          <w:rFonts w:asciiTheme="minorHAnsi" w:hAnsiTheme="minorHAnsi" w:cs="Calibri"/>
          <w:b/>
          <w:bCs/>
          <w:lang w:val="en-GB" w:eastAsia="en-GB"/>
        </w:rPr>
      </w:pPr>
      <w:r w:rsidRPr="00494BD6">
        <w:rPr>
          <w:rFonts w:asciiTheme="minorHAnsi" w:hAnsiTheme="minorHAnsi" w:cs="Calibri"/>
          <w:lang w:val="en-GB" w:eastAsia="en-GB"/>
        </w:rPr>
        <w:t>It is the Company’s policy to reimburse employees for all expenses necessary, reasonable and incurred when traveling on authori</w:t>
      </w:r>
      <w:ins w:id="0" w:author="Allison Ammasai" w:date="2025-01-07T16:08:00Z" w16du:dateUtc="2025-01-07T14:08:00Z">
        <w:r w:rsidR="00816591">
          <w:rPr>
            <w:rFonts w:asciiTheme="minorHAnsi" w:hAnsiTheme="minorHAnsi" w:cs="Calibri"/>
            <w:lang w:val="en-GB" w:eastAsia="en-GB"/>
          </w:rPr>
          <w:t>z</w:t>
        </w:r>
      </w:ins>
      <w:del w:id="1" w:author="Allison Ammasai" w:date="2025-01-07T16:08:00Z" w16du:dateUtc="2025-01-07T14:08:00Z">
        <w:r w:rsidRPr="00494BD6" w:rsidDel="00816591">
          <w:rPr>
            <w:rFonts w:asciiTheme="minorHAnsi" w:hAnsiTheme="minorHAnsi" w:cs="Calibri"/>
            <w:lang w:val="en-GB" w:eastAsia="en-GB"/>
          </w:rPr>
          <w:delText>s</w:delText>
        </w:r>
      </w:del>
      <w:r w:rsidRPr="00494BD6">
        <w:rPr>
          <w:rFonts w:asciiTheme="minorHAnsi" w:hAnsiTheme="minorHAnsi" w:cs="Calibri"/>
          <w:lang w:val="en-GB" w:eastAsia="en-GB"/>
        </w:rPr>
        <w:t>ed company business.</w:t>
      </w:r>
    </w:p>
    <w:p w14:paraId="2141BA10" w14:textId="7A997AE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Travel expenses must be properly documented and approved on a Travel Expense Report.  It is each employee’s responsibility to adhere to policy when involved with expenditures on behalf of the company.  Further</w:t>
      </w:r>
      <w:ins w:id="2" w:author="Allison Ammasai" w:date="2025-01-07T16:08:00Z" w16du:dateUtc="2025-01-07T14:08:00Z">
        <w:r w:rsidR="00816591">
          <w:rPr>
            <w:rFonts w:asciiTheme="minorHAnsi" w:hAnsiTheme="minorHAnsi" w:cs="Calibri"/>
            <w:lang w:val="en-GB" w:eastAsia="en-GB"/>
          </w:rPr>
          <w:t>more</w:t>
        </w:r>
      </w:ins>
      <w:r w:rsidRPr="00494BD6">
        <w:rPr>
          <w:rFonts w:asciiTheme="minorHAnsi" w:hAnsiTheme="minorHAnsi" w:cs="Calibri"/>
          <w:lang w:val="en-GB" w:eastAsia="en-GB"/>
        </w:rPr>
        <w:t>, it is the responsibility of the manager to be familiar with the reason for the expenditures and to be satisfied that they have been reported in a manner consistent with the recognized policy.</w:t>
      </w:r>
    </w:p>
    <w:p w14:paraId="718BB327" w14:textId="6297C612"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It is the employee’s responsibility to exercise good judgement with respect to expenses while travelling.  The company will pay for accommodation, meals and any travel costs that may be incurred during travel.  The company will not pay for alcohol, cigarettes</w:t>
      </w:r>
      <w:r>
        <w:rPr>
          <w:rFonts w:asciiTheme="minorHAnsi" w:hAnsiTheme="minorHAnsi" w:cs="Calibri"/>
          <w:lang w:val="en-GB" w:eastAsia="en-GB"/>
        </w:rPr>
        <w:t xml:space="preserve">, clothes, shoes, toiletries </w:t>
      </w:r>
      <w:r w:rsidRPr="00494BD6">
        <w:rPr>
          <w:rFonts w:asciiTheme="minorHAnsi" w:hAnsiTheme="minorHAnsi" w:cs="Calibri"/>
          <w:lang w:val="en-GB" w:eastAsia="en-GB"/>
        </w:rPr>
        <w:t>or any other related but unnecessary expenses – unless these have been pre-authori</w:t>
      </w:r>
      <w:ins w:id="3" w:author="Allison Ammasai" w:date="2025-01-07T16:10:00Z" w16du:dateUtc="2025-01-07T14:10:00Z">
        <w:r w:rsidR="00B9480E">
          <w:rPr>
            <w:rFonts w:asciiTheme="minorHAnsi" w:hAnsiTheme="minorHAnsi" w:cs="Calibri"/>
            <w:lang w:val="en-GB" w:eastAsia="en-GB"/>
          </w:rPr>
          <w:t>z</w:t>
        </w:r>
      </w:ins>
      <w:del w:id="4" w:author="Allison Ammasai" w:date="2025-01-07T16:09:00Z" w16du:dateUtc="2025-01-07T14:09:00Z">
        <w:r w:rsidRPr="00494BD6" w:rsidDel="00B9480E">
          <w:rPr>
            <w:rFonts w:asciiTheme="minorHAnsi" w:hAnsiTheme="minorHAnsi" w:cs="Calibri"/>
            <w:lang w:val="en-GB" w:eastAsia="en-GB"/>
          </w:rPr>
          <w:delText>s</w:delText>
        </w:r>
      </w:del>
      <w:r w:rsidRPr="00494BD6">
        <w:rPr>
          <w:rFonts w:asciiTheme="minorHAnsi" w:hAnsiTheme="minorHAnsi" w:cs="Calibri"/>
          <w:lang w:val="en-GB" w:eastAsia="en-GB"/>
        </w:rPr>
        <w:t xml:space="preserve">ed for a client meeting.  </w:t>
      </w:r>
    </w:p>
    <w:p w14:paraId="1764D9FA" w14:textId="4F61ACEB"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 xml:space="preserve">An employee will be provided with a per diem of allowance of R150 per day which will be paid in advance before an employee </w:t>
      </w:r>
      <w:ins w:id="5" w:author="Allison Ammasai" w:date="2025-01-07T16:11:00Z" w16du:dateUtc="2025-01-07T14:11:00Z">
        <w:r w:rsidR="00B9480E">
          <w:rPr>
            <w:rFonts w:asciiTheme="minorHAnsi" w:hAnsiTheme="minorHAnsi" w:cs="Calibri"/>
            <w:lang w:val="en-GB" w:eastAsia="en-GB"/>
          </w:rPr>
          <w:t>departs</w:t>
        </w:r>
      </w:ins>
      <w:del w:id="6" w:author="Allison Ammasai" w:date="2025-01-07T16:10:00Z" w16du:dateUtc="2025-01-07T14:10:00Z">
        <w:r w:rsidRPr="00494BD6" w:rsidDel="00B9480E">
          <w:rPr>
            <w:rFonts w:asciiTheme="minorHAnsi" w:hAnsiTheme="minorHAnsi" w:cs="Calibri"/>
            <w:lang w:val="en-GB" w:eastAsia="en-GB"/>
          </w:rPr>
          <w:delText>leaves</w:delText>
        </w:r>
      </w:del>
      <w:r w:rsidRPr="00494BD6">
        <w:rPr>
          <w:rFonts w:asciiTheme="minorHAnsi" w:hAnsiTheme="minorHAnsi" w:cs="Calibri"/>
          <w:lang w:val="en-GB" w:eastAsia="en-GB"/>
        </w:rPr>
        <w:t xml:space="preserve"> for an away trip.  When the employee returns from the trip - they will be expected to reconcile their expenses and provide receipts as proof of their purchases.  Any surplus cash will be deducted from the employee’s following salary payment.</w:t>
      </w:r>
    </w:p>
    <w:p w14:paraId="130B1A93" w14:textId="7777777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Employees with company credit cards may reasonably use their credit cards for travel expenses</w:t>
      </w:r>
      <w:r>
        <w:rPr>
          <w:rFonts w:asciiTheme="minorHAnsi" w:hAnsiTheme="minorHAnsi" w:cs="Calibri"/>
          <w:lang w:val="en-GB" w:eastAsia="en-GB"/>
        </w:rPr>
        <w:t xml:space="preserve"> with approval from their direct line managers</w:t>
      </w:r>
      <w:r w:rsidRPr="00494BD6">
        <w:rPr>
          <w:rFonts w:asciiTheme="minorHAnsi" w:hAnsiTheme="minorHAnsi" w:cs="Calibri"/>
          <w:lang w:val="en-GB" w:eastAsia="en-GB"/>
        </w:rPr>
        <w:t xml:space="preserve"> – but should provide receipts for all expenses for the purposes of monthly reconciliation.</w:t>
      </w:r>
    </w:p>
    <w:p w14:paraId="2C072935" w14:textId="77777777" w:rsidR="001A7C4A" w:rsidRPr="00494BD6" w:rsidRDefault="001A7C4A" w:rsidP="001A7C4A">
      <w:pPr>
        <w:jc w:val="both"/>
        <w:rPr>
          <w:rFonts w:asciiTheme="minorHAnsi" w:hAnsiTheme="minorHAnsi" w:cs="Calibri"/>
          <w:b/>
          <w:bCs/>
          <w:lang w:val="en-GB" w:eastAsia="en-GB"/>
        </w:rPr>
      </w:pPr>
      <w:r w:rsidRPr="00494BD6">
        <w:rPr>
          <w:rFonts w:asciiTheme="minorHAnsi" w:hAnsiTheme="minorHAnsi" w:cs="Calibri"/>
          <w:b/>
          <w:bCs/>
          <w:lang w:val="en-GB" w:eastAsia="en-GB"/>
        </w:rPr>
        <w:t xml:space="preserve">VEHICLE REIMBURSEMENTS. </w:t>
      </w:r>
    </w:p>
    <w:p w14:paraId="29C4ABC0" w14:textId="77777777" w:rsidR="001A7C4A" w:rsidRPr="00494BD6" w:rsidRDefault="001A7C4A" w:rsidP="001A7C4A">
      <w:pPr>
        <w:jc w:val="both"/>
        <w:rPr>
          <w:rFonts w:asciiTheme="minorHAnsi" w:hAnsiTheme="minorHAnsi" w:cs="Calibri"/>
          <w:lang w:val="en-GB" w:eastAsia="en-GB"/>
        </w:rPr>
      </w:pPr>
    </w:p>
    <w:p w14:paraId="78FDA1E3" w14:textId="73EBBAD3"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 xml:space="preserve">In addition, any parking expenses or tolls an employee incurs will be reimbursed by the Company. However, </w:t>
      </w:r>
      <w:ins w:id="7" w:author="Allison Ammasai" w:date="2025-01-07T16:11:00Z" w16du:dateUtc="2025-01-07T14:11:00Z">
        <w:r w:rsidR="009D3B9B">
          <w:rPr>
            <w:rFonts w:asciiTheme="minorHAnsi" w:hAnsiTheme="minorHAnsi" w:cs="Calibri"/>
            <w:lang w:val="en-GB" w:eastAsia="en-GB"/>
          </w:rPr>
          <w:t>iR</w:t>
        </w:r>
      </w:ins>
      <w:del w:id="8" w:author="Allison Ammasai" w:date="2025-01-07T16:11:00Z" w16du:dateUtc="2025-01-07T14:11:00Z">
        <w:r w:rsidRPr="00494BD6" w:rsidDel="00B9480E">
          <w:rPr>
            <w:rFonts w:asciiTheme="minorHAnsi" w:hAnsiTheme="minorHAnsi" w:cs="Calibri"/>
            <w:lang w:val="en-GB" w:eastAsia="en-GB"/>
          </w:rPr>
          <w:delText>IR</w:delText>
        </w:r>
      </w:del>
      <w:r w:rsidRPr="00494BD6">
        <w:rPr>
          <w:rFonts w:asciiTheme="minorHAnsi" w:hAnsiTheme="minorHAnsi" w:cs="Calibri"/>
          <w:lang w:val="en-GB" w:eastAsia="en-GB"/>
        </w:rPr>
        <w:t>am will not reimburse any parking fines, speeding tickets or other fines/costs incurred while driving a company vehicle for business purposes. Additionally, any costs associated with the maintenance, vehicle breakdown, or damage incurred while driving a company vehicle will be covered by the company</w:t>
      </w:r>
      <w:r>
        <w:rPr>
          <w:rFonts w:asciiTheme="minorHAnsi" w:hAnsiTheme="minorHAnsi" w:cs="Calibri"/>
          <w:lang w:val="en-GB" w:eastAsia="en-GB"/>
        </w:rPr>
        <w:t xml:space="preserve"> should this be communicated in due time to the </w:t>
      </w:r>
      <w:del w:id="9" w:author="Allison Ammasai" w:date="2025-01-07T16:12:00Z" w16du:dateUtc="2025-01-07T14:12:00Z">
        <w:r w:rsidDel="009D3B9B">
          <w:rPr>
            <w:rFonts w:asciiTheme="minorHAnsi" w:hAnsiTheme="minorHAnsi" w:cs="Calibri"/>
            <w:lang w:val="en-GB" w:eastAsia="en-GB"/>
          </w:rPr>
          <w:delText>employees</w:delText>
        </w:r>
      </w:del>
      <w:ins w:id="10" w:author="Allison Ammasai" w:date="2025-01-07T16:12:00Z" w16du:dateUtc="2025-01-07T14:12:00Z">
        <w:r w:rsidR="009D3B9B">
          <w:rPr>
            <w:rFonts w:asciiTheme="minorHAnsi" w:hAnsiTheme="minorHAnsi" w:cs="Calibri"/>
            <w:lang w:val="en-GB" w:eastAsia="en-GB"/>
          </w:rPr>
          <w:t>employees’</w:t>
        </w:r>
      </w:ins>
      <w:r>
        <w:rPr>
          <w:rFonts w:asciiTheme="minorHAnsi" w:hAnsiTheme="minorHAnsi" w:cs="Calibri"/>
          <w:lang w:val="en-GB" w:eastAsia="en-GB"/>
        </w:rPr>
        <w:t xml:space="preserve"> direct line manager. Should an employee fail to communicate problems and damages to their line manager before the condition of the car </w:t>
      </w:r>
      <w:ins w:id="11" w:author="Allison Ammasai" w:date="2025-01-08T16:11:00Z" w16du:dateUtc="2025-01-08T14:11:00Z">
        <w:r w:rsidR="00C2457A">
          <w:rPr>
            <w:rFonts w:asciiTheme="minorHAnsi" w:hAnsiTheme="minorHAnsi" w:cs="Calibri"/>
            <w:lang w:val="en-GB" w:eastAsia="en-GB"/>
          </w:rPr>
          <w:t>has</w:t>
        </w:r>
      </w:ins>
      <w:del w:id="12" w:author="Allison Ammasai" w:date="2025-01-08T16:11:00Z" w16du:dateUtc="2025-01-08T14:11:00Z">
        <w:r w:rsidDel="00C2457A">
          <w:rPr>
            <w:rFonts w:asciiTheme="minorHAnsi" w:hAnsiTheme="minorHAnsi" w:cs="Calibri"/>
            <w:lang w:val="en-GB" w:eastAsia="en-GB"/>
          </w:rPr>
          <w:delText>is</w:delText>
        </w:r>
      </w:del>
      <w:r>
        <w:rPr>
          <w:rFonts w:asciiTheme="minorHAnsi" w:hAnsiTheme="minorHAnsi" w:cs="Calibri"/>
          <w:lang w:val="en-GB" w:eastAsia="en-GB"/>
        </w:rPr>
        <w:t xml:space="preserve"> </w:t>
      </w:r>
      <w:ins w:id="13" w:author="Allison Ammasai" w:date="2025-01-08T16:11:00Z" w16du:dateUtc="2025-01-08T14:11:00Z">
        <w:r w:rsidR="00C2457A">
          <w:rPr>
            <w:rFonts w:asciiTheme="minorHAnsi" w:hAnsiTheme="minorHAnsi" w:cs="Calibri"/>
            <w:lang w:val="en-GB" w:eastAsia="en-GB"/>
          </w:rPr>
          <w:t xml:space="preserve">become worse </w:t>
        </w:r>
      </w:ins>
      <w:del w:id="14" w:author="Allison Ammasai" w:date="2025-01-08T16:11:00Z" w16du:dateUtc="2025-01-08T14:11:00Z">
        <w:r w:rsidDel="00C2457A">
          <w:rPr>
            <w:rFonts w:asciiTheme="minorHAnsi" w:hAnsiTheme="minorHAnsi" w:cs="Calibri"/>
            <w:lang w:val="en-GB" w:eastAsia="en-GB"/>
          </w:rPr>
          <w:delText>worsened</w:delText>
        </w:r>
      </w:del>
      <w:r>
        <w:rPr>
          <w:rFonts w:asciiTheme="minorHAnsi" w:hAnsiTheme="minorHAnsi" w:cs="Calibri"/>
          <w:lang w:val="en-GB" w:eastAsia="en-GB"/>
        </w:rPr>
        <w:t xml:space="preserve">, the company will not be held liable for repair costs. </w:t>
      </w:r>
    </w:p>
    <w:p w14:paraId="35388A0F" w14:textId="77777777" w:rsidR="001A7C4A" w:rsidRPr="00494BD6" w:rsidRDefault="001A7C4A" w:rsidP="001A7C4A">
      <w:pPr>
        <w:jc w:val="both"/>
        <w:rPr>
          <w:rFonts w:asciiTheme="minorHAnsi" w:hAnsiTheme="minorHAnsi" w:cs="Calibri"/>
          <w:lang w:val="en-GB" w:eastAsia="en-GB"/>
        </w:rPr>
      </w:pPr>
    </w:p>
    <w:p w14:paraId="55154062" w14:textId="7777777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Fleet cards/ Credit cards are issued to drivers when it is agreed upon by the Managing Director. Please see Fuel Fleet card policy should you make use of one of the fuel cards the company offers.</w:t>
      </w:r>
    </w:p>
    <w:p w14:paraId="2B53CEC3" w14:textId="77777777" w:rsidR="001A7C4A" w:rsidRPr="00494BD6" w:rsidRDefault="001A7C4A" w:rsidP="001A7C4A">
      <w:pPr>
        <w:jc w:val="both"/>
        <w:rPr>
          <w:rFonts w:asciiTheme="minorHAnsi" w:hAnsiTheme="minorHAnsi" w:cs="Calibri"/>
          <w:lang w:val="en-GB" w:eastAsia="en-GB"/>
        </w:rPr>
      </w:pPr>
    </w:p>
    <w:p w14:paraId="492FDC8A" w14:textId="7777777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For any parking reimbursement, employees must also attach the original parking receipt to the form. Parking expenses without original receipts will not be reimbursed.</w:t>
      </w:r>
    </w:p>
    <w:p w14:paraId="4C2C81D5" w14:textId="77777777" w:rsidR="001A7C4A" w:rsidRDefault="001A7C4A" w:rsidP="001A7C4A">
      <w:pPr>
        <w:jc w:val="both"/>
        <w:rPr>
          <w:rFonts w:asciiTheme="minorHAnsi" w:hAnsiTheme="minorHAnsi" w:cs="Calibri"/>
          <w:lang w:val="en-GB" w:eastAsia="en-GB"/>
        </w:rPr>
      </w:pPr>
      <w:r>
        <w:rPr>
          <w:rFonts w:asciiTheme="minorHAnsi" w:hAnsiTheme="minorHAnsi" w:cs="Calibri"/>
          <w:lang w:val="en-GB" w:eastAsia="en-GB"/>
        </w:rPr>
        <w:br/>
      </w:r>
    </w:p>
    <w:p w14:paraId="627DB134" w14:textId="77777777" w:rsidR="001A7C4A" w:rsidRPr="00494BD6" w:rsidRDefault="001A7C4A" w:rsidP="001A7C4A">
      <w:pPr>
        <w:jc w:val="both"/>
        <w:rPr>
          <w:rFonts w:asciiTheme="minorHAnsi" w:hAnsiTheme="minorHAnsi" w:cs="Calibri"/>
          <w:lang w:val="en-GB" w:eastAsia="en-GB"/>
        </w:rPr>
      </w:pPr>
    </w:p>
    <w:p w14:paraId="0B03F627" w14:textId="77777777" w:rsidR="001A7C4A" w:rsidRDefault="001A7C4A" w:rsidP="001A7C4A">
      <w:pPr>
        <w:jc w:val="both"/>
        <w:rPr>
          <w:rFonts w:asciiTheme="minorHAnsi" w:hAnsiTheme="minorHAnsi" w:cs="Calibri"/>
          <w:b/>
          <w:bCs/>
          <w:lang w:val="en-GB" w:eastAsia="en-GB"/>
        </w:rPr>
      </w:pPr>
      <w:r w:rsidRPr="002A09A0">
        <w:rPr>
          <w:rFonts w:asciiTheme="minorHAnsi" w:hAnsiTheme="minorHAnsi" w:cs="Calibri"/>
          <w:b/>
          <w:bCs/>
          <w:lang w:val="en-GB" w:eastAsia="en-GB"/>
        </w:rPr>
        <w:t xml:space="preserve">CLIENT EXPENDITURE REIMBURSEMENTS </w:t>
      </w:r>
    </w:p>
    <w:p w14:paraId="3206FCFA" w14:textId="77777777" w:rsidR="001A7C4A" w:rsidRDefault="001A7C4A" w:rsidP="001A7C4A">
      <w:pPr>
        <w:jc w:val="both"/>
        <w:rPr>
          <w:rFonts w:asciiTheme="minorHAnsi" w:hAnsiTheme="minorHAnsi" w:cs="Calibri"/>
          <w:b/>
          <w:bCs/>
          <w:lang w:val="en-GB" w:eastAsia="en-GB"/>
        </w:rPr>
      </w:pPr>
    </w:p>
    <w:p w14:paraId="5123CF3F" w14:textId="77777777" w:rsidR="001A7C4A" w:rsidRPr="002A09A0" w:rsidRDefault="001A7C4A" w:rsidP="001A7C4A">
      <w:pPr>
        <w:jc w:val="both"/>
        <w:rPr>
          <w:rFonts w:asciiTheme="minorHAnsi" w:hAnsiTheme="minorHAnsi" w:cs="Calibri"/>
          <w:lang w:val="en-GB" w:eastAsia="en-GB"/>
        </w:rPr>
      </w:pPr>
      <w:r w:rsidRPr="002A09A0">
        <w:rPr>
          <w:rFonts w:asciiTheme="minorHAnsi" w:hAnsiTheme="minorHAnsi" w:cs="Calibri"/>
          <w:lang w:val="en-GB" w:eastAsia="en-GB"/>
        </w:rPr>
        <w:t xml:space="preserve">Should an employee, for whatever reason, require the need to spend money on any clients of iRam, this should be approved by their direct line manager first. </w:t>
      </w:r>
    </w:p>
    <w:p w14:paraId="65D28837" w14:textId="77777777" w:rsidR="001A7C4A" w:rsidRPr="002A09A0" w:rsidRDefault="001A7C4A" w:rsidP="001A7C4A">
      <w:pPr>
        <w:jc w:val="both"/>
        <w:rPr>
          <w:rFonts w:asciiTheme="minorHAnsi" w:hAnsiTheme="minorHAnsi" w:cs="Calibri"/>
          <w:lang w:val="en-GB" w:eastAsia="en-GB"/>
        </w:rPr>
      </w:pPr>
      <w:r w:rsidRPr="002A09A0">
        <w:rPr>
          <w:rFonts w:asciiTheme="minorHAnsi" w:hAnsiTheme="minorHAnsi" w:cs="Calibri"/>
          <w:lang w:val="en-GB" w:eastAsia="en-GB"/>
        </w:rPr>
        <w:t xml:space="preserve">Is it then the responsibility of the employee to ensure that their line manager has communicated this to the finance department and requested reimbursement. The slips/ receipts need to be attached to the reimbursement request. </w:t>
      </w:r>
    </w:p>
    <w:p w14:paraId="3F0DBF66" w14:textId="77777777" w:rsidR="001415F7" w:rsidRDefault="001415F7" w:rsidP="00BB0DF2">
      <w:pPr>
        <w:jc w:val="both"/>
        <w:rPr>
          <w:b/>
          <w:sz w:val="20"/>
          <w:szCs w:val="20"/>
          <w:lang w:val="en-US"/>
        </w:rPr>
      </w:pPr>
    </w:p>
    <w:p w14:paraId="2AF4EB75" w14:textId="77777777" w:rsidR="00830A54" w:rsidRDefault="00830A54"/>
    <w:sectPr w:rsidR="00830A5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52DC6" w14:textId="77777777" w:rsidR="00A70560" w:rsidRDefault="00A70560" w:rsidP="001415F7">
      <w:pPr>
        <w:spacing w:after="0" w:line="240" w:lineRule="auto"/>
      </w:pPr>
      <w:r>
        <w:separator/>
      </w:r>
    </w:p>
  </w:endnote>
  <w:endnote w:type="continuationSeparator" w:id="0">
    <w:p w14:paraId="2201DA24" w14:textId="77777777" w:rsidR="00A70560" w:rsidRDefault="00A70560"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67BC74BB"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5614">
      <w:t>Travel Claims and Reimbursement                                                                            V2</w:t>
    </w:r>
    <w:r w:rsidR="00174A1E">
      <w:t>Dec2024</w:t>
    </w:r>
    <w:r>
      <w:tab/>
      <w:t xml:space="preserve"> </w:t>
    </w:r>
    <w:ins w:id="15" w:author="Allison Ammasai" w:date="2025-01-08T16:21:00Z" w16du:dateUtc="2025-01-08T14:21:00Z">
      <w:r w:rsidR="00E0480E">
        <w:t xml:space="preserve">                                                                                                                                            </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FA9F2" w14:textId="77777777" w:rsidR="00A70560" w:rsidRDefault="00A70560" w:rsidP="001415F7">
      <w:pPr>
        <w:spacing w:after="0" w:line="240" w:lineRule="auto"/>
      </w:pPr>
      <w:r>
        <w:separator/>
      </w:r>
    </w:p>
  </w:footnote>
  <w:footnote w:type="continuationSeparator" w:id="0">
    <w:p w14:paraId="07A57B77" w14:textId="77777777" w:rsidR="00A70560" w:rsidRDefault="00A70560"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2654E"/>
    <w:rsid w:val="00041C51"/>
    <w:rsid w:val="00082FA3"/>
    <w:rsid w:val="0008752F"/>
    <w:rsid w:val="00106C89"/>
    <w:rsid w:val="001415F7"/>
    <w:rsid w:val="00174A1E"/>
    <w:rsid w:val="001A7C4A"/>
    <w:rsid w:val="00207728"/>
    <w:rsid w:val="002B6B82"/>
    <w:rsid w:val="00355C3A"/>
    <w:rsid w:val="00360097"/>
    <w:rsid w:val="003750B7"/>
    <w:rsid w:val="003D61DF"/>
    <w:rsid w:val="003E7BC3"/>
    <w:rsid w:val="004407B5"/>
    <w:rsid w:val="005370BE"/>
    <w:rsid w:val="00542C14"/>
    <w:rsid w:val="005551F7"/>
    <w:rsid w:val="005D00EE"/>
    <w:rsid w:val="00816591"/>
    <w:rsid w:val="00830A54"/>
    <w:rsid w:val="008C5614"/>
    <w:rsid w:val="009051AD"/>
    <w:rsid w:val="009C6823"/>
    <w:rsid w:val="009D3B9B"/>
    <w:rsid w:val="00A70560"/>
    <w:rsid w:val="00A9349B"/>
    <w:rsid w:val="00AE79ED"/>
    <w:rsid w:val="00B52329"/>
    <w:rsid w:val="00B9480E"/>
    <w:rsid w:val="00BB0DF2"/>
    <w:rsid w:val="00C146C4"/>
    <w:rsid w:val="00C2457A"/>
    <w:rsid w:val="00C51537"/>
    <w:rsid w:val="00C67B2C"/>
    <w:rsid w:val="00C84852"/>
    <w:rsid w:val="00CA30FB"/>
    <w:rsid w:val="00CD180E"/>
    <w:rsid w:val="00D620AD"/>
    <w:rsid w:val="00D7570F"/>
    <w:rsid w:val="00D917BB"/>
    <w:rsid w:val="00DD4D45"/>
    <w:rsid w:val="00DE50EF"/>
    <w:rsid w:val="00E0480E"/>
    <w:rsid w:val="00E7238F"/>
    <w:rsid w:val="00E84BC5"/>
    <w:rsid w:val="00EC15E7"/>
    <w:rsid w:val="00F24AE1"/>
    <w:rsid w:val="00F43D4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816591"/>
    <w:pPr>
      <w:spacing w:after="0" w:line="240" w:lineRule="auto"/>
    </w:pPr>
    <w:rPr>
      <w:rFonts w:ascii="Calibri" w:eastAsia="Times New Roman" w:hAnsi="Calibri"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8CD31455-9AEE-4AA0-B473-7D5A3FEF1A78}"/>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17</cp:revision>
  <dcterms:created xsi:type="dcterms:W3CDTF">2025-01-07T14:05:00Z</dcterms:created>
  <dcterms:modified xsi:type="dcterms:W3CDTF">2025-01-09T10:49:00Z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