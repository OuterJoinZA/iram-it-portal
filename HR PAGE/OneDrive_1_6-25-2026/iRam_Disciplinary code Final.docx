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3006"/>
        <w:gridCol w:w="2999"/>
      </w:tblGrid>
      <w:tr w:rsidR="009C0B3D" w:rsidRPr="00CA4D7D" w14:paraId="59DB347E" w14:textId="77777777" w:rsidTr="000A09AD">
        <w:trPr>
          <w:trHeight w:val="454"/>
        </w:trPr>
        <w:tc>
          <w:tcPr>
            <w:tcW w:w="1740" w:type="dxa"/>
            <w:vAlign w:val="center"/>
          </w:tcPr>
          <w:p w14:paraId="17F2267E" w14:textId="25D5AEFB" w:rsidR="009C0B3D" w:rsidRPr="00CA4D7D" w:rsidRDefault="006947A7" w:rsidP="00E87A6C">
            <w:pPr>
              <w:spacing w:line="276" w:lineRule="auto"/>
              <w:jc w:val="both"/>
              <w:rPr>
                <w:rFonts w:ascii="Helvetica" w:hAnsi="Helvetica" w:cs="Helvetica"/>
                <w:bCs/>
                <w:sz w:val="20"/>
                <w:szCs w:val="20"/>
                <w:lang w:val="en-US"/>
              </w:rPr>
            </w:pPr>
            <w:ins w:id="0" w:author="Janine Scott-dos Santos" w:date="2026-03-06T10:22:00Z" w16du:dateUtc="2026-03-06T08:22:00Z">
              <w:r>
                <w:rPr>
                  <w:rFonts w:ascii="Helvetica" w:hAnsi="Helvetica" w:cs="Helvetica"/>
                  <w:bCs/>
                  <w:sz w:val="20"/>
                  <w:szCs w:val="20"/>
                  <w:lang w:val="en-US"/>
                </w:rPr>
                <w:t xml:space="preserve"> </w:t>
              </w:r>
            </w:ins>
            <w:ins w:id="1" w:author="Janine Scott-dos Santos" w:date="2026-03-06T10:28:00Z" w16du:dateUtc="2026-03-06T08:28:00Z">
              <w:r w:rsidR="005369AB">
                <w:rPr>
                  <w:rFonts w:ascii="Helvetica" w:hAnsi="Helvetica" w:cs="Helvetica"/>
                  <w:bCs/>
                  <w:sz w:val="20"/>
                  <w:szCs w:val="20"/>
                  <w:lang w:val="en-US"/>
                </w:rPr>
                <w:t xml:space="preserve"> </w:t>
              </w:r>
            </w:ins>
            <w:ins w:id="2" w:author="Janine Scott-dos Santos" w:date="2026-03-06T10:31:00Z" w16du:dateUtc="2026-03-06T08:31:00Z">
              <w:r w:rsidR="00A966D1">
                <w:rPr>
                  <w:rFonts w:ascii="Helvetica" w:hAnsi="Helvetica" w:cs="Helvetica"/>
                  <w:bCs/>
                  <w:sz w:val="20"/>
                  <w:szCs w:val="20"/>
                  <w:lang w:val="en-US"/>
                </w:rPr>
                <w:t xml:space="preserve"> </w:t>
              </w:r>
            </w:ins>
            <w:r w:rsidR="009C0B3D" w:rsidRPr="00CA4D7D">
              <w:rPr>
                <w:rFonts w:ascii="Helvetica" w:hAnsi="Helvetica" w:cs="Helvetica"/>
                <w:bCs/>
                <w:sz w:val="20"/>
                <w:szCs w:val="20"/>
                <w:lang w:val="en-US"/>
              </w:rPr>
              <w:t>POL #</w:t>
            </w:r>
          </w:p>
        </w:tc>
        <w:tc>
          <w:tcPr>
            <w:tcW w:w="3006" w:type="dxa"/>
            <w:vAlign w:val="center"/>
          </w:tcPr>
          <w:p w14:paraId="123A672B" w14:textId="4C8F383A" w:rsidR="009C0B3D" w:rsidRPr="00CA4D7D" w:rsidRDefault="000A09AD" w:rsidP="000A09AD">
            <w:pPr>
              <w:pStyle w:val="Heading1"/>
              <w:spacing w:before="0"/>
              <w:rPr>
                <w:rFonts w:ascii="Helvetica" w:hAnsi="Helvetica" w:cs="Helvetica"/>
                <w:b/>
                <w:sz w:val="20"/>
                <w:szCs w:val="20"/>
              </w:rPr>
            </w:pPr>
            <w:r>
              <w:rPr>
                <w:rFonts w:ascii="Helvetica" w:hAnsi="Helvetica" w:cs="Helvetica"/>
                <w:b/>
                <w:sz w:val="20"/>
                <w:szCs w:val="20"/>
              </w:rPr>
              <w:t xml:space="preserve">Disciplinary code </w:t>
            </w:r>
          </w:p>
        </w:tc>
        <w:tc>
          <w:tcPr>
            <w:tcW w:w="2999" w:type="dxa"/>
            <w:vAlign w:val="center"/>
          </w:tcPr>
          <w:p w14:paraId="6594903F" w14:textId="77777777" w:rsidR="009C0B3D" w:rsidRPr="00CA4D7D" w:rsidRDefault="009C0B3D" w:rsidP="00E87A6C">
            <w:pPr>
              <w:spacing w:line="276" w:lineRule="auto"/>
              <w:jc w:val="both"/>
              <w:rPr>
                <w:rFonts w:ascii="Helvetica" w:hAnsi="Helvetica" w:cs="Helvetica"/>
                <w:bCs/>
                <w:sz w:val="20"/>
                <w:szCs w:val="20"/>
                <w:lang w:val="en-US"/>
              </w:rPr>
            </w:pPr>
          </w:p>
          <w:p w14:paraId="0F6EA080" w14:textId="77777777" w:rsidR="009C0B3D" w:rsidRPr="00CA4D7D" w:rsidRDefault="009C0B3D" w:rsidP="00E87A6C">
            <w:pPr>
              <w:spacing w:line="276" w:lineRule="auto"/>
              <w:jc w:val="both"/>
              <w:rPr>
                <w:rFonts w:ascii="Helvetica" w:hAnsi="Helvetica" w:cs="Helvetica"/>
                <w:bCs/>
                <w:sz w:val="20"/>
                <w:szCs w:val="20"/>
                <w:lang w:val="en-US"/>
              </w:rPr>
            </w:pPr>
            <w:r w:rsidRPr="00CA4D7D">
              <w:rPr>
                <w:rFonts w:ascii="Helvetica" w:hAnsi="Helvetica" w:cs="Helvetica"/>
                <w:bCs/>
                <w:sz w:val="20"/>
                <w:szCs w:val="20"/>
                <w:lang w:val="en-US"/>
              </w:rPr>
              <w:t>Creation date: 2024 – 12 - 01</w:t>
            </w:r>
          </w:p>
          <w:p w14:paraId="220FF949" w14:textId="77777777" w:rsidR="009C0B3D" w:rsidRPr="00CA4D7D" w:rsidRDefault="009C0B3D" w:rsidP="00E87A6C">
            <w:pPr>
              <w:spacing w:line="276" w:lineRule="auto"/>
              <w:jc w:val="both"/>
              <w:rPr>
                <w:rFonts w:ascii="Helvetica" w:hAnsi="Helvetica" w:cs="Helvetica"/>
                <w:bCs/>
                <w:sz w:val="20"/>
                <w:szCs w:val="20"/>
                <w:lang w:val="en-US"/>
              </w:rPr>
            </w:pPr>
          </w:p>
        </w:tc>
      </w:tr>
      <w:tr w:rsidR="009C0B3D" w:rsidRPr="00CA4D7D" w14:paraId="2B37104E" w14:textId="77777777" w:rsidTr="000A09AD">
        <w:trPr>
          <w:trHeight w:val="131"/>
        </w:trPr>
        <w:tc>
          <w:tcPr>
            <w:tcW w:w="1740" w:type="dxa"/>
            <w:vAlign w:val="center"/>
          </w:tcPr>
          <w:p w14:paraId="4979B0D9" w14:textId="77777777" w:rsidR="009C0B3D" w:rsidRPr="00CA4D7D" w:rsidRDefault="009C0B3D" w:rsidP="00E87A6C">
            <w:pPr>
              <w:spacing w:line="276" w:lineRule="auto"/>
              <w:jc w:val="both"/>
              <w:rPr>
                <w:rFonts w:ascii="Helvetica" w:hAnsi="Helvetica" w:cs="Helvetica"/>
                <w:bCs/>
                <w:sz w:val="20"/>
                <w:szCs w:val="20"/>
                <w:lang w:val="en-US"/>
              </w:rPr>
            </w:pPr>
            <w:r w:rsidRPr="00CA4D7D">
              <w:rPr>
                <w:rFonts w:ascii="Helvetica" w:hAnsi="Helvetica" w:cs="Helvetica"/>
                <w:bCs/>
                <w:sz w:val="20"/>
                <w:szCs w:val="20"/>
                <w:lang w:val="en-US"/>
              </w:rPr>
              <w:t>NAME</w:t>
            </w:r>
          </w:p>
        </w:tc>
        <w:tc>
          <w:tcPr>
            <w:tcW w:w="3006" w:type="dxa"/>
            <w:vAlign w:val="center"/>
          </w:tcPr>
          <w:p w14:paraId="5C823DF6" w14:textId="77777777" w:rsidR="009C0B3D" w:rsidRPr="00CA4D7D" w:rsidRDefault="009C0B3D" w:rsidP="00E87A6C">
            <w:pPr>
              <w:spacing w:line="276" w:lineRule="auto"/>
              <w:jc w:val="both"/>
              <w:rPr>
                <w:rFonts w:ascii="Helvetica" w:hAnsi="Helvetica" w:cs="Helvetica"/>
                <w:bCs/>
                <w:sz w:val="20"/>
                <w:szCs w:val="20"/>
                <w:lang w:val="en-US"/>
              </w:rPr>
            </w:pPr>
            <w:r w:rsidRPr="00CA4D7D">
              <w:rPr>
                <w:rFonts w:ascii="Helvetica" w:hAnsi="Helvetica" w:cs="Helvetica"/>
                <w:bCs/>
                <w:sz w:val="20"/>
                <w:szCs w:val="20"/>
                <w:lang w:val="en-US"/>
              </w:rPr>
              <w:t>TEBOGO PHAKATHI</w:t>
            </w:r>
          </w:p>
        </w:tc>
        <w:tc>
          <w:tcPr>
            <w:tcW w:w="2999" w:type="dxa"/>
            <w:vAlign w:val="center"/>
          </w:tcPr>
          <w:p w14:paraId="0B8FEB00" w14:textId="77777777" w:rsidR="009C0B3D" w:rsidRPr="00CA4D7D" w:rsidRDefault="009C0B3D" w:rsidP="00E87A6C">
            <w:pPr>
              <w:spacing w:line="276" w:lineRule="auto"/>
              <w:jc w:val="both"/>
              <w:rPr>
                <w:rFonts w:ascii="Helvetica" w:hAnsi="Helvetica" w:cs="Helvetica"/>
                <w:bCs/>
                <w:sz w:val="20"/>
                <w:szCs w:val="20"/>
                <w:lang w:val="en-US"/>
              </w:rPr>
            </w:pPr>
          </w:p>
        </w:tc>
      </w:tr>
      <w:tr w:rsidR="009C0B3D" w:rsidRPr="00CA4D7D" w14:paraId="4798D21A" w14:textId="77777777" w:rsidTr="000A09AD">
        <w:trPr>
          <w:trHeight w:val="454"/>
        </w:trPr>
        <w:tc>
          <w:tcPr>
            <w:tcW w:w="1740" w:type="dxa"/>
            <w:vAlign w:val="center"/>
          </w:tcPr>
          <w:p w14:paraId="7A7947BD" w14:textId="77777777" w:rsidR="009C0B3D" w:rsidRPr="00CA4D7D" w:rsidRDefault="009C0B3D" w:rsidP="00E87A6C">
            <w:pPr>
              <w:spacing w:line="276" w:lineRule="auto"/>
              <w:jc w:val="both"/>
              <w:rPr>
                <w:rFonts w:ascii="Helvetica" w:hAnsi="Helvetica" w:cs="Helvetica"/>
                <w:bCs/>
                <w:sz w:val="20"/>
                <w:szCs w:val="20"/>
                <w:lang w:val="en-US"/>
              </w:rPr>
            </w:pPr>
            <w:r w:rsidRPr="00CA4D7D">
              <w:rPr>
                <w:rFonts w:ascii="Helvetica" w:hAnsi="Helvetica" w:cs="Helvetica"/>
                <w:bCs/>
                <w:sz w:val="20"/>
                <w:szCs w:val="20"/>
                <w:lang w:val="en-US"/>
              </w:rPr>
              <w:t>Responsible department</w:t>
            </w:r>
          </w:p>
        </w:tc>
        <w:tc>
          <w:tcPr>
            <w:tcW w:w="6005" w:type="dxa"/>
            <w:gridSpan w:val="2"/>
            <w:vAlign w:val="center"/>
          </w:tcPr>
          <w:p w14:paraId="19C221D6" w14:textId="77777777" w:rsidR="009C0B3D" w:rsidRPr="00CA4D7D" w:rsidRDefault="009C0B3D" w:rsidP="00E87A6C">
            <w:pPr>
              <w:spacing w:line="276" w:lineRule="auto"/>
              <w:jc w:val="both"/>
              <w:rPr>
                <w:rFonts w:ascii="Helvetica" w:hAnsi="Helvetica" w:cs="Helvetica"/>
                <w:bCs/>
                <w:sz w:val="20"/>
                <w:szCs w:val="20"/>
                <w:lang w:val="en-US"/>
              </w:rPr>
            </w:pPr>
            <w:r w:rsidRPr="00CA4D7D">
              <w:rPr>
                <w:rFonts w:ascii="Helvetica" w:hAnsi="Helvetica" w:cs="Helvetica"/>
                <w:bCs/>
                <w:sz w:val="20"/>
                <w:szCs w:val="20"/>
                <w:lang w:val="en-US"/>
              </w:rPr>
              <w:t xml:space="preserve">iRam HR Department </w:t>
            </w:r>
          </w:p>
        </w:tc>
      </w:tr>
    </w:tbl>
    <w:p w14:paraId="4CC11499" w14:textId="77777777" w:rsidR="009C0B3D" w:rsidRPr="00CA4D7D" w:rsidRDefault="009C0B3D" w:rsidP="009C0B3D">
      <w:pPr>
        <w:tabs>
          <w:tab w:val="left" w:pos="-720"/>
          <w:tab w:val="decimal" w:pos="-284"/>
        </w:tabs>
        <w:suppressAutoHyphens/>
        <w:spacing w:line="276" w:lineRule="auto"/>
        <w:rPr>
          <w:rFonts w:ascii="Helvetica" w:hAnsi="Helvetica" w:cs="Helvetica"/>
          <w:b/>
          <w:spacing w:val="-3"/>
          <w:sz w:val="20"/>
          <w:szCs w:val="20"/>
        </w:rPr>
      </w:pPr>
    </w:p>
    <w:p w14:paraId="221EDCD8" w14:textId="77777777" w:rsidR="009C0B3D" w:rsidRPr="00CA4D7D" w:rsidRDefault="009C0B3D" w:rsidP="009C0B3D">
      <w:pPr>
        <w:tabs>
          <w:tab w:val="left" w:pos="-720"/>
          <w:tab w:val="decimal" w:pos="-284"/>
        </w:tabs>
        <w:suppressAutoHyphens/>
        <w:spacing w:line="276" w:lineRule="auto"/>
        <w:jc w:val="both"/>
        <w:rPr>
          <w:rFonts w:ascii="Helvetica" w:hAnsi="Helvetica" w:cs="Helvetica"/>
          <w:b/>
          <w:spacing w:val="-3"/>
          <w:sz w:val="20"/>
          <w:szCs w:val="20"/>
        </w:rPr>
      </w:pPr>
      <w:r w:rsidRPr="00CA4D7D">
        <w:rPr>
          <w:rFonts w:ascii="Helvetica" w:hAnsi="Helvetica" w:cs="Helvetica"/>
          <w:b/>
          <w:spacing w:val="-3"/>
          <w:sz w:val="20"/>
          <w:szCs w:val="20"/>
        </w:rPr>
        <w:t xml:space="preserve">Content </w:t>
      </w:r>
    </w:p>
    <w:p w14:paraId="150B14A7" w14:textId="77777777" w:rsidR="009C0B3D" w:rsidRPr="00A61029" w:rsidRDefault="009C0B3D" w:rsidP="009C0B3D">
      <w:pPr>
        <w:pStyle w:val="ListParagraph"/>
        <w:numPr>
          <w:ilvl w:val="0"/>
          <w:numId w:val="7"/>
        </w:numPr>
        <w:tabs>
          <w:tab w:val="left" w:pos="-720"/>
          <w:tab w:val="decimal" w:pos="-284"/>
        </w:tabs>
        <w:suppressAutoHyphens/>
        <w:spacing w:line="276" w:lineRule="auto"/>
        <w:jc w:val="both"/>
        <w:rPr>
          <w:rFonts w:ascii="Helvetica" w:hAnsi="Helvetica" w:cs="Helvetica"/>
          <w:b/>
          <w:spacing w:val="-3"/>
          <w:sz w:val="20"/>
          <w:szCs w:val="20"/>
        </w:rPr>
      </w:pPr>
      <w:r w:rsidRPr="00A61029">
        <w:rPr>
          <w:rFonts w:ascii="Helvetica" w:hAnsi="Helvetica" w:cs="Helvetica"/>
          <w:b/>
          <w:spacing w:val="-3"/>
          <w:sz w:val="20"/>
          <w:szCs w:val="20"/>
        </w:rPr>
        <w:t xml:space="preserve">Objective </w:t>
      </w:r>
    </w:p>
    <w:p w14:paraId="6523F766" w14:textId="0723EFEC" w:rsidR="009C0B3D" w:rsidRDefault="00A61029" w:rsidP="009C0B3D">
      <w:pPr>
        <w:pStyle w:val="ListParagraph"/>
        <w:numPr>
          <w:ilvl w:val="0"/>
          <w:numId w:val="7"/>
        </w:numPr>
        <w:tabs>
          <w:tab w:val="left" w:pos="-720"/>
          <w:tab w:val="decimal" w:pos="-284"/>
        </w:tabs>
        <w:suppressAutoHyphens/>
        <w:spacing w:line="276" w:lineRule="auto"/>
        <w:jc w:val="both"/>
        <w:rPr>
          <w:rFonts w:ascii="Helvetica" w:hAnsi="Helvetica" w:cs="Helvetica"/>
          <w:bCs/>
          <w:spacing w:val="-3"/>
          <w:sz w:val="20"/>
          <w:szCs w:val="20"/>
        </w:rPr>
      </w:pPr>
      <w:r w:rsidRPr="00A61029">
        <w:rPr>
          <w:rFonts w:ascii="Helvetica" w:hAnsi="Helvetica" w:cs="Helvetica"/>
          <w:bCs/>
          <w:spacing w:val="-3"/>
          <w:sz w:val="20"/>
          <w:szCs w:val="20"/>
        </w:rPr>
        <w:t>Underlying principles</w:t>
      </w:r>
    </w:p>
    <w:p w14:paraId="36BD301E" w14:textId="45B5AB8F" w:rsidR="00EB2CB8" w:rsidRPr="00171A7A" w:rsidRDefault="00EB2CB8" w:rsidP="009C0B3D">
      <w:pPr>
        <w:pStyle w:val="ListParagraph"/>
        <w:numPr>
          <w:ilvl w:val="0"/>
          <w:numId w:val="7"/>
        </w:numPr>
        <w:tabs>
          <w:tab w:val="left" w:pos="-720"/>
          <w:tab w:val="decimal" w:pos="-284"/>
        </w:tabs>
        <w:suppressAutoHyphens/>
        <w:spacing w:line="276" w:lineRule="auto"/>
        <w:jc w:val="both"/>
        <w:rPr>
          <w:rFonts w:ascii="Helvetica" w:hAnsi="Helvetica" w:cs="Helvetica"/>
          <w:bCs/>
          <w:spacing w:val="-3"/>
          <w:sz w:val="20"/>
          <w:szCs w:val="20"/>
        </w:rPr>
      </w:pPr>
      <w:r w:rsidRPr="009D2E90">
        <w:rPr>
          <w:rFonts w:ascii="Helvetica" w:hAnsi="Helvetica" w:cs="Helvetica"/>
          <w:sz w:val="22"/>
          <w:szCs w:val="22"/>
        </w:rPr>
        <w:t>DISCIPLINARY SANCTIONS</w:t>
      </w:r>
    </w:p>
    <w:p w14:paraId="7215FE43" w14:textId="77777777" w:rsidR="00EB2CB8" w:rsidRDefault="00EB2CB8" w:rsidP="00EB2CB8">
      <w:pPr>
        <w:pStyle w:val="ListParagraph"/>
        <w:numPr>
          <w:ilvl w:val="0"/>
          <w:numId w:val="7"/>
        </w:numPr>
        <w:jc w:val="both"/>
        <w:rPr>
          <w:rFonts w:ascii="Helvetica" w:hAnsi="Helvetica" w:cs="Helvetica"/>
          <w:sz w:val="22"/>
          <w:szCs w:val="22"/>
        </w:rPr>
      </w:pPr>
      <w:r w:rsidRPr="00EB2CB8">
        <w:rPr>
          <w:rFonts w:ascii="Helvetica" w:hAnsi="Helvetica" w:cs="Helvetica"/>
          <w:sz w:val="22"/>
          <w:szCs w:val="22"/>
        </w:rPr>
        <w:t>SCHEDULE OF OFFENCES</w:t>
      </w:r>
    </w:p>
    <w:p w14:paraId="6845DF1C" w14:textId="083EB0FF" w:rsidR="00EB2CB8" w:rsidRPr="00F37693" w:rsidRDefault="00F37693" w:rsidP="00171A7A">
      <w:pPr>
        <w:pStyle w:val="ListParagraph"/>
        <w:numPr>
          <w:ilvl w:val="0"/>
          <w:numId w:val="7"/>
        </w:numPr>
        <w:jc w:val="both"/>
        <w:rPr>
          <w:rStyle w:val="Emphasis"/>
          <w:rFonts w:ascii="Helvetica" w:hAnsi="Helvetica" w:cs="Helvetica"/>
          <w:b/>
          <w:sz w:val="22"/>
          <w:szCs w:val="22"/>
        </w:rPr>
      </w:pPr>
      <w:r w:rsidRPr="00F37693">
        <w:rPr>
          <w:rFonts w:ascii="Helvetica" w:hAnsi="Helvetica" w:cs="Helvetica"/>
          <w:sz w:val="22"/>
          <w:szCs w:val="22"/>
        </w:rPr>
        <w:t>COLLECTIVE DISCIPLINE</w:t>
      </w:r>
    </w:p>
    <w:p w14:paraId="49A08914" w14:textId="77777777" w:rsidR="003D3862" w:rsidRPr="003D3862" w:rsidRDefault="003D3862" w:rsidP="003D3862">
      <w:pPr>
        <w:pStyle w:val="ListParagraph"/>
        <w:numPr>
          <w:ilvl w:val="0"/>
          <w:numId w:val="7"/>
        </w:numPr>
        <w:rPr>
          <w:rStyle w:val="Emphasis"/>
          <w:rFonts w:ascii="Helvetica" w:hAnsi="Helvetica" w:cs="Helvetica"/>
          <w:b/>
          <w:i w:val="0"/>
          <w:iCs w:val="0"/>
          <w:sz w:val="22"/>
          <w:szCs w:val="22"/>
        </w:rPr>
      </w:pPr>
      <w:r w:rsidRPr="003D3862">
        <w:rPr>
          <w:rStyle w:val="Emphasis"/>
          <w:rFonts w:ascii="Helvetica" w:hAnsi="Helvetica" w:cs="Helvetica"/>
          <w:i w:val="0"/>
          <w:iCs w:val="0"/>
          <w:sz w:val="22"/>
          <w:szCs w:val="22"/>
        </w:rPr>
        <w:t>FORMAL DISCIPLINARY HEARING</w:t>
      </w:r>
    </w:p>
    <w:p w14:paraId="70D75174" w14:textId="77777777" w:rsidR="00EB2CB8" w:rsidRPr="00171A7A" w:rsidRDefault="00EB2CB8" w:rsidP="00C37E2F">
      <w:pPr>
        <w:pStyle w:val="ListParagraph"/>
        <w:jc w:val="both"/>
        <w:rPr>
          <w:rFonts w:ascii="Helvetica" w:hAnsi="Helvetica" w:cs="Helvetica"/>
          <w:bCs/>
          <w:spacing w:val="-3"/>
          <w:sz w:val="20"/>
          <w:szCs w:val="20"/>
        </w:rPr>
      </w:pPr>
    </w:p>
    <w:p w14:paraId="5A6CBBA2" w14:textId="77777777" w:rsidR="009C0B3D" w:rsidRPr="003F0B4F" w:rsidRDefault="009C0B3D" w:rsidP="009C0B3D">
      <w:pPr>
        <w:pStyle w:val="ListParagraph"/>
        <w:rPr>
          <w:rFonts w:ascii="Helvetica" w:hAnsi="Helvetica" w:cs="Helvetica"/>
          <w:b/>
          <w:spacing w:val="-3"/>
          <w:sz w:val="20"/>
          <w:szCs w:val="20"/>
        </w:rPr>
      </w:pPr>
    </w:p>
    <w:p w14:paraId="5CB594B5" w14:textId="785C4BAC" w:rsidR="009D2E90" w:rsidRPr="009D2E90" w:rsidRDefault="009D2E90" w:rsidP="009D2E90">
      <w:pPr>
        <w:jc w:val="both"/>
        <w:rPr>
          <w:rFonts w:ascii="Helvetica" w:hAnsi="Helvetica" w:cs="Helvetica"/>
          <w:noProof/>
          <w:sz w:val="22"/>
          <w:szCs w:val="22"/>
          <w:lang w:val="en-ZA" w:eastAsia="en-ZA"/>
        </w:rPr>
      </w:pPr>
      <w:r w:rsidRPr="009D2E90">
        <w:rPr>
          <w:rFonts w:ascii="Helvetica" w:hAnsi="Helvetica" w:cs="Helvetica"/>
          <w:sz w:val="22"/>
          <w:szCs w:val="22"/>
        </w:rPr>
        <w:t>1.</w:t>
      </w:r>
      <w:r w:rsidRPr="009D2E90">
        <w:rPr>
          <w:rFonts w:ascii="Helvetica" w:hAnsi="Helvetica" w:cs="Helvetica"/>
          <w:sz w:val="22"/>
          <w:szCs w:val="22"/>
        </w:rPr>
        <w:tab/>
      </w:r>
      <w:r w:rsidR="009C0B3D">
        <w:rPr>
          <w:rFonts w:ascii="Helvetica" w:hAnsi="Helvetica" w:cs="Helvetica"/>
          <w:sz w:val="22"/>
          <w:szCs w:val="22"/>
        </w:rPr>
        <w:t>Objective</w:t>
      </w:r>
    </w:p>
    <w:p w14:paraId="3D16CBFB" w14:textId="77777777" w:rsidR="009D2E90" w:rsidRPr="009D2E90" w:rsidRDefault="009D2E90" w:rsidP="009D2E90">
      <w:pPr>
        <w:spacing w:line="276" w:lineRule="auto"/>
        <w:jc w:val="both"/>
        <w:rPr>
          <w:rFonts w:ascii="Helvetica" w:hAnsi="Helvetica" w:cs="Helvetica"/>
          <w:sz w:val="22"/>
          <w:szCs w:val="22"/>
        </w:rPr>
      </w:pPr>
    </w:p>
    <w:p w14:paraId="37E00C3A" w14:textId="0F062D2E"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lang w:val="en-ZA"/>
        </w:rPr>
        <w:t>The purpose of this disciplinary code and procedure is</w:t>
      </w:r>
      <w:r w:rsidRPr="009D2E90">
        <w:rPr>
          <w:rFonts w:ascii="Helvetica" w:hAnsi="Helvetica" w:cs="Helvetica"/>
          <w:sz w:val="22"/>
          <w:szCs w:val="22"/>
        </w:rPr>
        <w:t xml:space="preserve"> to outline the procedure which will be followed in dealing with misconduct as well as the code of suggested sanctions applicable to employees at the workplace in response to different offences.  It is accepted that a disciplinary code and procedure is necessary for the efficient running of company business, the safety and fair treatment of all employees and sound labour/management relations.</w:t>
      </w:r>
    </w:p>
    <w:p w14:paraId="2941D680" w14:textId="77777777" w:rsidR="009D2E90" w:rsidRPr="009D2E90" w:rsidRDefault="009D2E90" w:rsidP="009D2E90">
      <w:pPr>
        <w:pStyle w:val="Heading1"/>
        <w:jc w:val="both"/>
        <w:rPr>
          <w:rFonts w:ascii="Helvetica" w:hAnsi="Helvetica" w:cs="Helvetica"/>
          <w:color w:val="auto"/>
          <w:sz w:val="22"/>
          <w:szCs w:val="22"/>
        </w:rPr>
      </w:pPr>
      <w:r w:rsidRPr="009D2E90">
        <w:rPr>
          <w:rFonts w:ascii="Helvetica" w:hAnsi="Helvetica" w:cs="Helvetica"/>
          <w:color w:val="auto"/>
          <w:sz w:val="22"/>
          <w:szCs w:val="22"/>
        </w:rPr>
        <w:t xml:space="preserve">2. </w:t>
      </w:r>
      <w:r w:rsidRPr="009D2E90">
        <w:rPr>
          <w:rFonts w:ascii="Helvetica" w:hAnsi="Helvetica" w:cs="Helvetica"/>
          <w:color w:val="auto"/>
          <w:sz w:val="22"/>
          <w:szCs w:val="22"/>
        </w:rPr>
        <w:tab/>
      </w:r>
      <w:bookmarkStart w:id="3" w:name="_Hlk191635736"/>
      <w:r w:rsidRPr="009D2E90">
        <w:rPr>
          <w:rFonts w:ascii="Helvetica" w:hAnsi="Helvetica" w:cs="Helvetica"/>
          <w:color w:val="auto"/>
          <w:sz w:val="22"/>
          <w:szCs w:val="22"/>
        </w:rPr>
        <w:t>UNDERLYING PRINCIPLES</w:t>
      </w:r>
      <w:bookmarkEnd w:id="3"/>
    </w:p>
    <w:p w14:paraId="5DCEC6A3" w14:textId="77777777" w:rsidR="009D2E90" w:rsidRPr="009D2E90" w:rsidRDefault="009D2E90" w:rsidP="009D2E90">
      <w:pPr>
        <w:spacing w:line="276" w:lineRule="auto"/>
        <w:jc w:val="both"/>
        <w:rPr>
          <w:rFonts w:ascii="Helvetica" w:hAnsi="Helvetica" w:cs="Helvetica"/>
          <w:sz w:val="22"/>
          <w:szCs w:val="22"/>
        </w:rPr>
      </w:pPr>
    </w:p>
    <w:p w14:paraId="60A748C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This procedure is based on the following principles, which must be observed under all circumstances:</w:t>
      </w:r>
    </w:p>
    <w:p w14:paraId="0C9F29C0" w14:textId="77777777" w:rsidR="009D2E90" w:rsidRPr="009D2E90" w:rsidRDefault="009D2E90" w:rsidP="009D2E90">
      <w:pPr>
        <w:pStyle w:val="Heading5"/>
        <w:ind w:left="720"/>
        <w:jc w:val="both"/>
        <w:rPr>
          <w:rFonts w:ascii="Helvetica" w:hAnsi="Helvetica" w:cs="Helvetica"/>
          <w:sz w:val="22"/>
          <w:szCs w:val="22"/>
        </w:rPr>
      </w:pPr>
    </w:p>
    <w:p w14:paraId="5111541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The application of discipline is the right and responsibility of line management. As disciplinary action should not be taken lightly, the responsibility for implementing action is reserved for Company representatives of the appropriate responsibility and seniority. The imposition of discipline is therefore the prerogative of management only.</w:t>
      </w:r>
    </w:p>
    <w:p w14:paraId="20D49A34" w14:textId="77777777" w:rsidR="009D2E90" w:rsidRPr="009D2E90" w:rsidRDefault="009D2E90" w:rsidP="009D2E90">
      <w:pPr>
        <w:jc w:val="both"/>
        <w:rPr>
          <w:rFonts w:ascii="Helvetica" w:hAnsi="Helvetica" w:cs="Helvetica"/>
          <w:sz w:val="22"/>
          <w:szCs w:val="22"/>
        </w:rPr>
      </w:pPr>
    </w:p>
    <w:p w14:paraId="172C832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Disciplinary steps are instituted </w:t>
      </w:r>
      <w:proofErr w:type="gramStart"/>
      <w:r w:rsidRPr="009D2E90">
        <w:rPr>
          <w:rFonts w:ascii="Helvetica" w:hAnsi="Helvetica" w:cs="Helvetica"/>
          <w:sz w:val="22"/>
          <w:szCs w:val="22"/>
        </w:rPr>
        <w:t>in order to</w:t>
      </w:r>
      <w:proofErr w:type="gramEnd"/>
      <w:r w:rsidRPr="009D2E90">
        <w:rPr>
          <w:rFonts w:ascii="Helvetica" w:hAnsi="Helvetica" w:cs="Helvetica"/>
          <w:sz w:val="22"/>
          <w:szCs w:val="22"/>
        </w:rPr>
        <w:t xml:space="preserve"> protect the interests of both the employee and the employer in the process of dealing with misconduct. </w:t>
      </w:r>
    </w:p>
    <w:p w14:paraId="21B1175D" w14:textId="77777777" w:rsidR="009D2E90" w:rsidRPr="009D2E90" w:rsidRDefault="009D2E90" w:rsidP="009D2E90">
      <w:pPr>
        <w:jc w:val="both"/>
        <w:rPr>
          <w:rFonts w:ascii="Helvetica" w:hAnsi="Helvetica" w:cs="Helvetica"/>
          <w:sz w:val="22"/>
          <w:szCs w:val="22"/>
        </w:rPr>
      </w:pPr>
    </w:p>
    <w:p w14:paraId="21D9FF3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In the enforcement of discipline, the emphasis must rather be focused on guidance and rehabilitation than on the imposition of punishment.  </w:t>
      </w:r>
    </w:p>
    <w:p w14:paraId="43218055" w14:textId="77777777" w:rsidR="009D2E90" w:rsidRPr="009D2E90" w:rsidRDefault="009D2E90" w:rsidP="009D2E90">
      <w:pPr>
        <w:jc w:val="both"/>
        <w:rPr>
          <w:rFonts w:ascii="Helvetica" w:hAnsi="Helvetica" w:cs="Helvetica"/>
          <w:sz w:val="22"/>
          <w:szCs w:val="22"/>
        </w:rPr>
      </w:pPr>
    </w:p>
    <w:p w14:paraId="7745070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In certain instances, when a corrective approach is not appropriate due to the severity of the misconduct, the company reserves the right to impose the most severe sanction on an employee without having to follow the principles of corrective and progressive discipline.</w:t>
      </w:r>
    </w:p>
    <w:p w14:paraId="2E2C9D8C" w14:textId="77777777" w:rsidR="009D2E90" w:rsidRPr="009D2E90" w:rsidRDefault="009D2E90" w:rsidP="009D2E90">
      <w:pPr>
        <w:jc w:val="both"/>
        <w:rPr>
          <w:rFonts w:ascii="Helvetica" w:hAnsi="Helvetica" w:cs="Helvetica"/>
          <w:sz w:val="22"/>
          <w:szCs w:val="22"/>
        </w:rPr>
      </w:pPr>
    </w:p>
    <w:p w14:paraId="4CA3D2B0" w14:textId="2613E2BB"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The application of discipline </w:t>
      </w:r>
      <w:proofErr w:type="gramStart"/>
      <w:r w:rsidRPr="009D2E90">
        <w:rPr>
          <w:rFonts w:ascii="Helvetica" w:hAnsi="Helvetica" w:cs="Helvetica"/>
          <w:sz w:val="22"/>
          <w:szCs w:val="22"/>
        </w:rPr>
        <w:t>should at all times</w:t>
      </w:r>
      <w:proofErr w:type="gramEnd"/>
      <w:r w:rsidRPr="009D2E90">
        <w:rPr>
          <w:rFonts w:ascii="Helvetica" w:hAnsi="Helvetica" w:cs="Helvetica"/>
          <w:sz w:val="22"/>
          <w:szCs w:val="22"/>
        </w:rPr>
        <w:t xml:space="preserve"> be prompt, lawful, just, fair and consistent.</w:t>
      </w:r>
    </w:p>
    <w:p w14:paraId="43D678B0" w14:textId="77777777" w:rsidR="009D2E90" w:rsidRPr="009D2E90" w:rsidRDefault="009D2E90" w:rsidP="009D2E90">
      <w:pPr>
        <w:pStyle w:val="Heading1"/>
        <w:jc w:val="both"/>
        <w:rPr>
          <w:rFonts w:ascii="Helvetica" w:hAnsi="Helvetica" w:cs="Helvetica"/>
          <w:color w:val="auto"/>
          <w:sz w:val="22"/>
          <w:szCs w:val="22"/>
        </w:rPr>
      </w:pPr>
      <w:r w:rsidRPr="009D2E90">
        <w:rPr>
          <w:rFonts w:ascii="Helvetica" w:hAnsi="Helvetica" w:cs="Helvetica"/>
          <w:color w:val="auto"/>
          <w:sz w:val="22"/>
          <w:szCs w:val="22"/>
        </w:rPr>
        <w:t xml:space="preserve">3. </w:t>
      </w:r>
      <w:r w:rsidRPr="009D2E90">
        <w:rPr>
          <w:rFonts w:ascii="Helvetica" w:hAnsi="Helvetica" w:cs="Helvetica"/>
          <w:color w:val="auto"/>
          <w:sz w:val="22"/>
          <w:szCs w:val="22"/>
        </w:rPr>
        <w:tab/>
        <w:t>DISCIPLINARY SANCTIONS</w:t>
      </w:r>
    </w:p>
    <w:p w14:paraId="15E0D992" w14:textId="77777777" w:rsidR="009D2E90" w:rsidRPr="009D2E90" w:rsidRDefault="009D2E90" w:rsidP="009D2E90">
      <w:pPr>
        <w:spacing w:line="276" w:lineRule="auto"/>
        <w:jc w:val="both"/>
        <w:rPr>
          <w:rFonts w:ascii="Helvetica" w:hAnsi="Helvetica" w:cs="Helvetica"/>
          <w:sz w:val="22"/>
          <w:szCs w:val="22"/>
        </w:rPr>
      </w:pPr>
    </w:p>
    <w:p w14:paraId="6E078383"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There are five basic sanctions that can be imposed against any employee. In order of severity these are:</w:t>
      </w:r>
    </w:p>
    <w:p w14:paraId="314D31C0" w14:textId="77777777" w:rsidR="009D2E90" w:rsidRPr="009D2E90" w:rsidRDefault="009D2E90" w:rsidP="009D2E90">
      <w:pPr>
        <w:spacing w:line="276" w:lineRule="auto"/>
        <w:jc w:val="both"/>
        <w:rPr>
          <w:rFonts w:ascii="Helvetica" w:hAnsi="Helvetica" w:cs="Helvetica"/>
          <w:sz w:val="22"/>
          <w:szCs w:val="22"/>
          <w:lang w:val="en-ZA"/>
        </w:rPr>
      </w:pPr>
    </w:p>
    <w:p w14:paraId="797A61A5" w14:textId="77777777" w:rsidR="009D2E90" w:rsidRPr="009D2E90" w:rsidRDefault="009D2E90" w:rsidP="009D2E90">
      <w:pPr>
        <w:jc w:val="both"/>
        <w:rPr>
          <w:rStyle w:val="Emphasis"/>
          <w:rFonts w:ascii="Helvetica" w:hAnsi="Helvetica" w:cs="Helvetica"/>
          <w:i w:val="0"/>
          <w:sz w:val="22"/>
          <w:szCs w:val="22"/>
        </w:rPr>
      </w:pPr>
      <w:r w:rsidRPr="009D2E90">
        <w:rPr>
          <w:rStyle w:val="Emphasis"/>
          <w:rFonts w:ascii="Helvetica" w:hAnsi="Helvetica" w:cs="Helvetica"/>
          <w:sz w:val="22"/>
          <w:szCs w:val="22"/>
        </w:rPr>
        <w:t>3.1</w:t>
      </w:r>
      <w:r w:rsidRPr="009D2E90">
        <w:rPr>
          <w:rStyle w:val="Emphasis"/>
          <w:rFonts w:ascii="Helvetica" w:hAnsi="Helvetica" w:cs="Helvetica"/>
          <w:sz w:val="22"/>
          <w:szCs w:val="22"/>
        </w:rPr>
        <w:tab/>
        <w:t>Verbal warning</w:t>
      </w:r>
    </w:p>
    <w:p w14:paraId="67010168" w14:textId="77777777" w:rsidR="009D2E90" w:rsidRPr="009D2E90" w:rsidRDefault="009D2E90" w:rsidP="009D2E90">
      <w:pPr>
        <w:spacing w:line="276" w:lineRule="auto"/>
        <w:jc w:val="both"/>
        <w:rPr>
          <w:rFonts w:ascii="Helvetica" w:hAnsi="Helvetica" w:cs="Helvetica"/>
          <w:sz w:val="22"/>
          <w:szCs w:val="22"/>
        </w:rPr>
      </w:pPr>
    </w:p>
    <w:p w14:paraId="2C9FE666"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lastRenderedPageBreak/>
        <w:t xml:space="preserve">In the case of a minor offence, a superior should conduct an informal investigation and a one-on-one discussion with the employee </w:t>
      </w:r>
      <w:proofErr w:type="gramStart"/>
      <w:r w:rsidRPr="009D2E90">
        <w:rPr>
          <w:rFonts w:ascii="Helvetica" w:hAnsi="Helvetica" w:cs="Helvetica"/>
          <w:sz w:val="22"/>
          <w:szCs w:val="22"/>
          <w:lang w:val="en-ZA"/>
        </w:rPr>
        <w:t>in order to</w:t>
      </w:r>
      <w:proofErr w:type="gramEnd"/>
      <w:r w:rsidRPr="009D2E90">
        <w:rPr>
          <w:rFonts w:ascii="Helvetica" w:hAnsi="Helvetica" w:cs="Helvetica"/>
          <w:sz w:val="22"/>
          <w:szCs w:val="22"/>
          <w:lang w:val="en-ZA"/>
        </w:rPr>
        <w:t xml:space="preserve"> establish the circumstances of the apparent misconduct. If the superior is satisfied that the minor offence has been committed, the employee should be issued with a verbal warning using the form contained in Annexure A. The employee should be given a copy of this </w:t>
      </w:r>
      <w:proofErr w:type="gramStart"/>
      <w:r w:rsidRPr="009D2E90">
        <w:rPr>
          <w:rFonts w:ascii="Helvetica" w:hAnsi="Helvetica" w:cs="Helvetica"/>
          <w:sz w:val="22"/>
          <w:szCs w:val="22"/>
          <w:lang w:val="en-ZA"/>
        </w:rPr>
        <w:t>warning</w:t>
      </w:r>
      <w:proofErr w:type="gramEnd"/>
      <w:r w:rsidRPr="009D2E90">
        <w:rPr>
          <w:rFonts w:ascii="Helvetica" w:hAnsi="Helvetica" w:cs="Helvetica"/>
          <w:sz w:val="22"/>
          <w:szCs w:val="22"/>
          <w:lang w:val="en-ZA"/>
        </w:rPr>
        <w:t xml:space="preserve"> and the original should be placed on the employee’s personal file.</w:t>
      </w:r>
    </w:p>
    <w:p w14:paraId="0D5694F3" w14:textId="77777777" w:rsidR="009D2E90" w:rsidRPr="009D2E90" w:rsidRDefault="009D2E90" w:rsidP="009D2E90">
      <w:pPr>
        <w:spacing w:line="276" w:lineRule="auto"/>
        <w:jc w:val="both"/>
        <w:rPr>
          <w:rFonts w:ascii="Helvetica" w:hAnsi="Helvetica" w:cs="Helvetica"/>
          <w:sz w:val="22"/>
          <w:szCs w:val="22"/>
          <w:lang w:val="en-ZA"/>
        </w:rPr>
      </w:pPr>
    </w:p>
    <w:p w14:paraId="0D9FBC72" w14:textId="7AFFFAA0"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A verbal warning will be valid for a period of 3 (three) months.</w:t>
      </w:r>
    </w:p>
    <w:p w14:paraId="440D1005" w14:textId="77777777" w:rsidR="009D2E90" w:rsidRPr="009D2E90" w:rsidRDefault="009D2E90" w:rsidP="009D2E90">
      <w:pPr>
        <w:spacing w:line="276" w:lineRule="auto"/>
        <w:jc w:val="both"/>
        <w:rPr>
          <w:rFonts w:ascii="Helvetica" w:hAnsi="Helvetica" w:cs="Helvetica"/>
          <w:sz w:val="22"/>
          <w:szCs w:val="22"/>
          <w:lang w:val="en-ZA"/>
        </w:rPr>
      </w:pPr>
    </w:p>
    <w:p w14:paraId="442C68E8" w14:textId="77777777" w:rsidR="009D2E90" w:rsidRPr="009D2E90" w:rsidRDefault="009D2E90" w:rsidP="009D2E90">
      <w:pPr>
        <w:jc w:val="both"/>
        <w:rPr>
          <w:rStyle w:val="Emphasis"/>
          <w:rFonts w:ascii="Helvetica" w:hAnsi="Helvetica" w:cs="Helvetica"/>
          <w:i w:val="0"/>
          <w:iCs w:val="0"/>
          <w:sz w:val="22"/>
          <w:szCs w:val="22"/>
        </w:rPr>
      </w:pPr>
      <w:r w:rsidRPr="009D2E90">
        <w:rPr>
          <w:rStyle w:val="Emphasis"/>
          <w:rFonts w:ascii="Helvetica" w:hAnsi="Helvetica" w:cs="Helvetica"/>
          <w:sz w:val="22"/>
          <w:szCs w:val="22"/>
        </w:rPr>
        <w:t>3.2</w:t>
      </w:r>
      <w:r w:rsidRPr="009D2E90">
        <w:rPr>
          <w:rStyle w:val="Emphasis"/>
          <w:rFonts w:ascii="Helvetica" w:hAnsi="Helvetica" w:cs="Helvetica"/>
          <w:sz w:val="22"/>
          <w:szCs w:val="22"/>
        </w:rPr>
        <w:tab/>
        <w:t>Written warning</w:t>
      </w:r>
    </w:p>
    <w:p w14:paraId="76C164FE" w14:textId="77777777" w:rsidR="009D2E90" w:rsidRPr="009D2E90" w:rsidRDefault="009D2E90" w:rsidP="009D2E90">
      <w:pPr>
        <w:spacing w:line="276" w:lineRule="auto"/>
        <w:jc w:val="both"/>
        <w:rPr>
          <w:rFonts w:ascii="Helvetica" w:hAnsi="Helvetica" w:cs="Helvetica"/>
          <w:sz w:val="22"/>
          <w:szCs w:val="22"/>
        </w:rPr>
      </w:pPr>
    </w:p>
    <w:p w14:paraId="744C66DF"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Repeated misconduct of a minor nature for which a verbal warning has previously been given, or a first offence that requires more serious action than a verbal warning but which does not justify a formal disciplinary hearing, may result in a written warning to an employee, after an employee has been given an opportunity to respond to the allegations.  The employee should be given a copy of this warning (Annexure B</w:t>
      </w:r>
      <w:proofErr w:type="gramStart"/>
      <w:r w:rsidRPr="009D2E90">
        <w:rPr>
          <w:rFonts w:ascii="Helvetica" w:hAnsi="Helvetica" w:cs="Helvetica"/>
          <w:sz w:val="22"/>
          <w:szCs w:val="22"/>
          <w:lang w:val="en-ZA"/>
        </w:rPr>
        <w:t>)</w:t>
      </w:r>
      <w:proofErr w:type="gramEnd"/>
      <w:r w:rsidRPr="009D2E90">
        <w:rPr>
          <w:rFonts w:ascii="Helvetica" w:hAnsi="Helvetica" w:cs="Helvetica"/>
          <w:sz w:val="22"/>
          <w:szCs w:val="22"/>
          <w:lang w:val="en-ZA"/>
        </w:rPr>
        <w:t xml:space="preserve"> and the original should be placed on the employee’s personal file. </w:t>
      </w:r>
    </w:p>
    <w:p w14:paraId="321369EE" w14:textId="77777777" w:rsidR="009D2E90" w:rsidRPr="009D2E90" w:rsidRDefault="009D2E90" w:rsidP="009D2E90">
      <w:pPr>
        <w:spacing w:line="276" w:lineRule="auto"/>
        <w:jc w:val="both"/>
        <w:rPr>
          <w:rFonts w:ascii="Helvetica" w:hAnsi="Helvetica" w:cs="Helvetica"/>
          <w:sz w:val="22"/>
          <w:szCs w:val="22"/>
          <w:lang w:val="en-ZA"/>
        </w:rPr>
      </w:pPr>
    </w:p>
    <w:p w14:paraId="2DD39F1C"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A written warning will be valid for a period of 3 (three) - 6 (six) months.</w:t>
      </w:r>
    </w:p>
    <w:p w14:paraId="2A8BD23C" w14:textId="77777777" w:rsidR="009D2E90" w:rsidRPr="009D2E90" w:rsidRDefault="009D2E90" w:rsidP="009D2E90">
      <w:pPr>
        <w:spacing w:line="276" w:lineRule="auto"/>
        <w:jc w:val="both"/>
        <w:rPr>
          <w:rFonts w:ascii="Helvetica" w:hAnsi="Helvetica" w:cs="Helvetica"/>
          <w:sz w:val="22"/>
          <w:szCs w:val="22"/>
          <w:lang w:val="en-ZA"/>
        </w:rPr>
      </w:pPr>
    </w:p>
    <w:p w14:paraId="510D1233" w14:textId="77777777" w:rsidR="009D2E90" w:rsidRPr="009D2E90" w:rsidRDefault="009D2E90" w:rsidP="009D2E90">
      <w:pPr>
        <w:jc w:val="both"/>
        <w:rPr>
          <w:rStyle w:val="Emphasis"/>
          <w:rFonts w:ascii="Helvetica" w:hAnsi="Helvetica" w:cs="Helvetica"/>
          <w:i w:val="0"/>
          <w:iCs w:val="0"/>
          <w:sz w:val="22"/>
          <w:szCs w:val="22"/>
        </w:rPr>
      </w:pPr>
      <w:r w:rsidRPr="009D2E90">
        <w:rPr>
          <w:rStyle w:val="Emphasis"/>
          <w:rFonts w:ascii="Helvetica" w:hAnsi="Helvetica" w:cs="Helvetica"/>
          <w:i w:val="0"/>
          <w:iCs w:val="0"/>
          <w:sz w:val="22"/>
          <w:szCs w:val="22"/>
        </w:rPr>
        <w:t>3.3</w:t>
      </w:r>
      <w:r w:rsidRPr="009D2E90">
        <w:rPr>
          <w:rStyle w:val="Emphasis"/>
          <w:rFonts w:ascii="Helvetica" w:hAnsi="Helvetica" w:cs="Helvetica"/>
          <w:i w:val="0"/>
          <w:iCs w:val="0"/>
          <w:sz w:val="22"/>
          <w:szCs w:val="22"/>
        </w:rPr>
        <w:tab/>
        <w:t>Final written warning</w:t>
      </w:r>
    </w:p>
    <w:p w14:paraId="7D801686" w14:textId="77777777" w:rsidR="009D2E90" w:rsidRPr="009D2E90" w:rsidRDefault="009D2E90" w:rsidP="009D2E90">
      <w:pPr>
        <w:spacing w:line="276" w:lineRule="auto"/>
        <w:jc w:val="both"/>
        <w:rPr>
          <w:rFonts w:ascii="Helvetica" w:hAnsi="Helvetica" w:cs="Helvetica"/>
          <w:sz w:val="22"/>
          <w:szCs w:val="22"/>
          <w:lang w:val="en-ZA"/>
        </w:rPr>
      </w:pPr>
    </w:p>
    <w:p w14:paraId="35ED1761"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Repeated misconduct of a minor nature for which a written warning has previously been given, or a first offence that requires more serious action than a written warning, may result in a final written warning to an employee, after an employee has been given an opportunity to respond to the allegations in a formal disciplinary hearing. The employee should be given a copy of this warning (Annexure C</w:t>
      </w:r>
      <w:proofErr w:type="gramStart"/>
      <w:r w:rsidRPr="009D2E90">
        <w:rPr>
          <w:rFonts w:ascii="Helvetica" w:hAnsi="Helvetica" w:cs="Helvetica"/>
          <w:sz w:val="22"/>
          <w:szCs w:val="22"/>
          <w:lang w:val="en-ZA"/>
        </w:rPr>
        <w:t>)</w:t>
      </w:r>
      <w:proofErr w:type="gramEnd"/>
      <w:r w:rsidRPr="009D2E90">
        <w:rPr>
          <w:rFonts w:ascii="Helvetica" w:hAnsi="Helvetica" w:cs="Helvetica"/>
          <w:sz w:val="22"/>
          <w:szCs w:val="22"/>
          <w:lang w:val="en-ZA"/>
        </w:rPr>
        <w:t xml:space="preserve"> and the original should be placed on the employee’s personal file. </w:t>
      </w:r>
    </w:p>
    <w:p w14:paraId="63A6B216" w14:textId="77777777" w:rsidR="009D2E90" w:rsidRPr="009D2E90" w:rsidRDefault="009D2E90" w:rsidP="009D2E90">
      <w:pPr>
        <w:spacing w:line="276" w:lineRule="auto"/>
        <w:jc w:val="both"/>
        <w:rPr>
          <w:rFonts w:ascii="Helvetica" w:hAnsi="Helvetica" w:cs="Helvetica"/>
          <w:sz w:val="22"/>
          <w:szCs w:val="22"/>
          <w:lang w:val="en-ZA"/>
        </w:rPr>
      </w:pPr>
    </w:p>
    <w:p w14:paraId="0D0AEBA2"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A final written warning will be valid for a period of 12 (twelve) months.</w:t>
      </w:r>
    </w:p>
    <w:p w14:paraId="76FE6011" w14:textId="77777777" w:rsidR="009D2E90" w:rsidRPr="009D2E90" w:rsidRDefault="009D2E90" w:rsidP="009D2E90">
      <w:pPr>
        <w:jc w:val="both"/>
        <w:rPr>
          <w:rFonts w:ascii="Helvetica" w:hAnsi="Helvetica" w:cs="Helvetica"/>
          <w:sz w:val="22"/>
          <w:szCs w:val="22"/>
          <w:lang w:val="en-ZA"/>
        </w:rPr>
      </w:pPr>
    </w:p>
    <w:p w14:paraId="17B8718D" w14:textId="65CA409C" w:rsidR="009D2E90" w:rsidRPr="009D2E90" w:rsidRDefault="009D2E90" w:rsidP="00BB628F">
      <w:pPr>
        <w:tabs>
          <w:tab w:val="left" w:pos="720"/>
          <w:tab w:val="left" w:pos="1440"/>
          <w:tab w:val="left" w:pos="2160"/>
          <w:tab w:val="left" w:pos="2880"/>
          <w:tab w:val="left" w:pos="3600"/>
          <w:tab w:val="left" w:pos="4320"/>
          <w:tab w:val="left" w:pos="5040"/>
          <w:tab w:val="left" w:pos="5760"/>
          <w:tab w:val="left" w:pos="6480"/>
          <w:tab w:val="left" w:pos="7620"/>
        </w:tabs>
        <w:jc w:val="both"/>
        <w:rPr>
          <w:rFonts w:ascii="Helvetica" w:hAnsi="Helvetica" w:cs="Helvetica"/>
          <w:sz w:val="22"/>
          <w:szCs w:val="22"/>
          <w:lang w:val="en-ZA"/>
        </w:rPr>
      </w:pPr>
      <w:r w:rsidRPr="009D2E90">
        <w:rPr>
          <w:rFonts w:ascii="Helvetica" w:hAnsi="Helvetica" w:cs="Helvetica"/>
          <w:sz w:val="22"/>
          <w:szCs w:val="22"/>
          <w:lang w:val="en-ZA"/>
        </w:rPr>
        <w:t>3.4</w:t>
      </w:r>
      <w:r w:rsidRPr="009D2E90">
        <w:rPr>
          <w:rFonts w:ascii="Helvetica" w:hAnsi="Helvetica" w:cs="Helvetica"/>
          <w:sz w:val="22"/>
          <w:szCs w:val="22"/>
          <w:lang w:val="en-ZA"/>
        </w:rPr>
        <w:tab/>
        <w:t>Suspension without pay coupled with a final written warning</w:t>
      </w:r>
      <w:r w:rsidR="00D24AFB">
        <w:rPr>
          <w:rFonts w:ascii="Helvetica" w:hAnsi="Helvetica" w:cs="Helvetica"/>
          <w:sz w:val="22"/>
          <w:szCs w:val="22"/>
          <w:lang w:val="en-ZA"/>
        </w:rPr>
        <w:tab/>
      </w:r>
    </w:p>
    <w:p w14:paraId="19E8EDFD" w14:textId="77777777" w:rsidR="009D2E90" w:rsidRPr="009D2E90" w:rsidRDefault="009D2E90" w:rsidP="009D2E90">
      <w:pPr>
        <w:spacing w:line="276" w:lineRule="auto"/>
        <w:jc w:val="both"/>
        <w:rPr>
          <w:rFonts w:ascii="Helvetica" w:hAnsi="Helvetica" w:cs="Helvetica"/>
          <w:sz w:val="22"/>
          <w:szCs w:val="22"/>
          <w:lang w:val="en-ZA"/>
        </w:rPr>
      </w:pPr>
    </w:p>
    <w:p w14:paraId="17FECC7E"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In exceptional circumstances suspension without pay for a maximum period of two weeks may be imposed with a final written warning in circumstances in which an employee has been found guilty at a disciplinary hearing, of a serious offence for which dismissal is normally appropriate however compelling mitigating circumstances exist. Suspension without pay can only be imposed as an alternative to dismissal with the consent of the employee. If the employee does not consent the sanction of dismissal will be imposed if appropriate. Any period of suspension will depend on the seriousness of the offence. Suspension without pay will not be appropriate in instances where the employment and trust relationship has irretrievably broken down.</w:t>
      </w:r>
    </w:p>
    <w:p w14:paraId="24F7BF7D" w14:textId="77777777" w:rsidR="009D2E90" w:rsidRPr="009D2E90" w:rsidRDefault="009D2E90" w:rsidP="009D2E90">
      <w:pPr>
        <w:jc w:val="both"/>
        <w:rPr>
          <w:rFonts w:ascii="Helvetica" w:hAnsi="Helvetica" w:cs="Helvetica"/>
          <w:sz w:val="22"/>
          <w:szCs w:val="22"/>
          <w:lang w:val="en-ZA"/>
        </w:rPr>
      </w:pPr>
    </w:p>
    <w:p w14:paraId="4F79DD5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3.5</w:t>
      </w:r>
      <w:r w:rsidRPr="009D2E90">
        <w:rPr>
          <w:rFonts w:ascii="Helvetica" w:hAnsi="Helvetica" w:cs="Helvetica"/>
          <w:sz w:val="22"/>
          <w:szCs w:val="22"/>
          <w:lang w:val="en-ZA"/>
        </w:rPr>
        <w:tab/>
        <w:t xml:space="preserve">Dismissal </w:t>
      </w:r>
    </w:p>
    <w:p w14:paraId="112D8F5A" w14:textId="77777777" w:rsidR="009D2E90" w:rsidRPr="009D2E90" w:rsidRDefault="009D2E90" w:rsidP="009D2E90">
      <w:pPr>
        <w:spacing w:line="276" w:lineRule="auto"/>
        <w:jc w:val="both"/>
        <w:rPr>
          <w:rFonts w:ascii="Helvetica" w:hAnsi="Helvetica" w:cs="Helvetica"/>
          <w:sz w:val="22"/>
          <w:szCs w:val="22"/>
          <w:lang w:val="en-ZA"/>
        </w:rPr>
      </w:pPr>
    </w:p>
    <w:p w14:paraId="1BE13861"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 xml:space="preserve">Dismissal may be imposed when an employee has been found guilty of serious misconduct or failure to respond to repeated warnings about minor misconduct, after a disciplinary hearing. Dismissal without notice (summary dismissal) will be applied in cases of serious misconduct unless mitigating factors apply in which case dismissal may be </w:t>
      </w:r>
      <w:proofErr w:type="gramStart"/>
      <w:r w:rsidRPr="009D2E90">
        <w:rPr>
          <w:rFonts w:ascii="Helvetica" w:hAnsi="Helvetica" w:cs="Helvetica"/>
          <w:sz w:val="22"/>
          <w:szCs w:val="22"/>
          <w:lang w:val="en-ZA"/>
        </w:rPr>
        <w:t>effected</w:t>
      </w:r>
      <w:proofErr w:type="gramEnd"/>
      <w:r w:rsidRPr="009D2E90">
        <w:rPr>
          <w:rFonts w:ascii="Helvetica" w:hAnsi="Helvetica" w:cs="Helvetica"/>
          <w:sz w:val="22"/>
          <w:szCs w:val="22"/>
          <w:lang w:val="en-ZA"/>
        </w:rPr>
        <w:t xml:space="preserve"> with notice.</w:t>
      </w:r>
    </w:p>
    <w:p w14:paraId="2A3C9C0F" w14:textId="77777777" w:rsidR="009D2E90" w:rsidRPr="009D2E90" w:rsidRDefault="009D2E90" w:rsidP="009D2E90">
      <w:pPr>
        <w:spacing w:line="276" w:lineRule="auto"/>
        <w:jc w:val="both"/>
        <w:rPr>
          <w:rFonts w:ascii="Helvetica" w:hAnsi="Helvetica" w:cs="Helvetica"/>
          <w:sz w:val="22"/>
          <w:szCs w:val="22"/>
          <w:lang w:val="en-ZA"/>
        </w:rPr>
      </w:pPr>
    </w:p>
    <w:p w14:paraId="723BB57A"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The employee must be informed of the reason(s) for his/ her dismissal in writing.</w:t>
      </w:r>
    </w:p>
    <w:p w14:paraId="77ADF4D7" w14:textId="77777777" w:rsidR="009D2E90" w:rsidRPr="009D2E90" w:rsidRDefault="009D2E90" w:rsidP="009D2E90">
      <w:pPr>
        <w:spacing w:line="276" w:lineRule="auto"/>
        <w:jc w:val="both"/>
        <w:rPr>
          <w:rFonts w:ascii="Helvetica" w:hAnsi="Helvetica" w:cs="Helvetica"/>
          <w:sz w:val="22"/>
          <w:szCs w:val="22"/>
          <w:lang w:val="en-ZA"/>
        </w:rPr>
      </w:pPr>
    </w:p>
    <w:p w14:paraId="1F94AB36" w14:textId="0613C108"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w:t>
      </w:r>
      <w:r w:rsidRPr="009D2E90">
        <w:rPr>
          <w:rFonts w:ascii="Helvetica" w:hAnsi="Helvetica" w:cs="Helvetica"/>
          <w:sz w:val="22"/>
          <w:szCs w:val="22"/>
        </w:rPr>
        <w:tab/>
        <w:t>SCHEDULE OF OFFENCES</w:t>
      </w:r>
    </w:p>
    <w:p w14:paraId="595FB75E" w14:textId="77777777" w:rsidR="009D2E90" w:rsidRPr="009D2E90" w:rsidRDefault="009D2E90" w:rsidP="009D2E90">
      <w:pPr>
        <w:jc w:val="both"/>
        <w:rPr>
          <w:rFonts w:ascii="Helvetica" w:hAnsi="Helvetica" w:cs="Helvetica"/>
          <w:sz w:val="22"/>
          <w:szCs w:val="22"/>
        </w:rPr>
      </w:pPr>
    </w:p>
    <w:p w14:paraId="2B298759" w14:textId="1360DD3A"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lastRenderedPageBreak/>
        <w:t>The disciplinary code must not be seen as an independent document. The applicable provisions of the disciplinary procedure must be adhered to ensure the fair and just application of discipline within the company. The disciplinary code will be on the company intranet for referencing at any point.</w:t>
      </w:r>
    </w:p>
    <w:p w14:paraId="733A3373" w14:textId="77777777" w:rsidR="009D2E90" w:rsidRPr="009D2E90" w:rsidRDefault="009D2E90" w:rsidP="009D2E90">
      <w:pPr>
        <w:spacing w:line="276" w:lineRule="auto"/>
        <w:jc w:val="both"/>
        <w:rPr>
          <w:rFonts w:ascii="Helvetica" w:hAnsi="Helvetica" w:cs="Helvetica"/>
          <w:sz w:val="22"/>
          <w:szCs w:val="22"/>
        </w:rPr>
      </w:pPr>
    </w:p>
    <w:p w14:paraId="1AD4C5FB" w14:textId="77777777" w:rsidR="009D2E90" w:rsidRPr="009D2E90" w:rsidRDefault="009D2E90" w:rsidP="009D2E90">
      <w:pPr>
        <w:spacing w:line="276" w:lineRule="auto"/>
        <w:jc w:val="both"/>
        <w:rPr>
          <w:rFonts w:ascii="Helvetica" w:hAnsi="Helvetica" w:cs="Helvetica"/>
          <w:sz w:val="22"/>
          <w:szCs w:val="22"/>
        </w:rPr>
      </w:pPr>
    </w:p>
    <w:tbl>
      <w:tblPr>
        <w:tblStyle w:val="TableGridLight"/>
        <w:tblW w:w="0" w:type="auto"/>
        <w:tblLook w:val="04A0" w:firstRow="1" w:lastRow="0" w:firstColumn="1" w:lastColumn="0" w:noHBand="0" w:noVBand="1"/>
      </w:tblPr>
      <w:tblGrid>
        <w:gridCol w:w="10459"/>
      </w:tblGrid>
      <w:tr w:rsidR="009D2E90" w:rsidRPr="009D2E90" w14:paraId="161D5E73" w14:textId="77777777" w:rsidTr="00E87A6C">
        <w:trPr>
          <w:trHeight w:val="528"/>
        </w:trPr>
        <w:tc>
          <w:tcPr>
            <w:tcW w:w="10459" w:type="dxa"/>
            <w:vAlign w:val="center"/>
          </w:tcPr>
          <w:p w14:paraId="6FBBE3C1" w14:textId="77777777"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Schedule of Offences</w:t>
            </w:r>
          </w:p>
        </w:tc>
      </w:tr>
      <w:tr w:rsidR="009D2E90" w:rsidRPr="009D2E90" w14:paraId="4ECAB39B" w14:textId="77777777" w:rsidTr="00E87A6C">
        <w:tc>
          <w:tcPr>
            <w:tcW w:w="10459" w:type="dxa"/>
          </w:tcPr>
          <w:p w14:paraId="7FBD14A6" w14:textId="77777777" w:rsidR="009D2E90" w:rsidRPr="009D2E90" w:rsidRDefault="009D2E90" w:rsidP="009D2E90">
            <w:pPr>
              <w:spacing w:line="276" w:lineRule="auto"/>
              <w:jc w:val="both"/>
              <w:rPr>
                <w:rFonts w:ascii="Helvetica" w:hAnsi="Helvetica" w:cs="Helvetica"/>
                <w:sz w:val="22"/>
                <w:szCs w:val="22"/>
              </w:rPr>
            </w:pPr>
          </w:p>
          <w:p w14:paraId="13CE3153" w14:textId="77777777"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The action as reflected in the columns represents the maximum proposed disciplinary action that may be applied, depending on the nature/type of breach and how many times it has been committed by an employee.</w:t>
            </w:r>
          </w:p>
          <w:p w14:paraId="6846EAEE" w14:textId="77777777" w:rsidR="009D2E90" w:rsidRPr="009D2E90" w:rsidRDefault="009D2E90" w:rsidP="009D2E90">
            <w:pPr>
              <w:spacing w:line="276" w:lineRule="auto"/>
              <w:jc w:val="both"/>
              <w:rPr>
                <w:rFonts w:ascii="Helvetica" w:hAnsi="Helvetica" w:cs="Helvetica"/>
                <w:sz w:val="22"/>
                <w:szCs w:val="22"/>
              </w:rPr>
            </w:pPr>
          </w:p>
          <w:p w14:paraId="03AFABFE" w14:textId="77777777"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 xml:space="preserve">Breaches that are regarded to be related have been grouped into </w:t>
            </w:r>
            <w:proofErr w:type="gramStart"/>
            <w:r w:rsidRPr="009D2E90">
              <w:rPr>
                <w:rFonts w:ascii="Helvetica" w:hAnsi="Helvetica" w:cs="Helvetica"/>
                <w:sz w:val="22"/>
                <w:szCs w:val="22"/>
              </w:rPr>
              <w:t>a number of</w:t>
            </w:r>
            <w:proofErr w:type="gramEnd"/>
            <w:r w:rsidRPr="009D2E90">
              <w:rPr>
                <w:rFonts w:ascii="Helvetica" w:hAnsi="Helvetica" w:cs="Helvetica"/>
                <w:sz w:val="22"/>
                <w:szCs w:val="22"/>
              </w:rPr>
              <w:t xml:space="preserve"> specific categories.  In the application of discipline, previous breaches and penalties </w:t>
            </w:r>
            <w:proofErr w:type="gramStart"/>
            <w:r w:rsidRPr="009D2E90">
              <w:rPr>
                <w:rFonts w:ascii="Helvetica" w:hAnsi="Helvetica" w:cs="Helvetica"/>
                <w:sz w:val="22"/>
                <w:szCs w:val="22"/>
              </w:rPr>
              <w:t>in a given</w:t>
            </w:r>
            <w:proofErr w:type="gramEnd"/>
            <w:r w:rsidRPr="009D2E90">
              <w:rPr>
                <w:rFonts w:ascii="Helvetica" w:hAnsi="Helvetica" w:cs="Helvetica"/>
                <w:sz w:val="22"/>
                <w:szCs w:val="22"/>
              </w:rPr>
              <w:t xml:space="preserve"> category, which are still valid, must be considered when deciding what action is to be taken against a related breach (in the same category).</w:t>
            </w:r>
          </w:p>
          <w:p w14:paraId="0565E899" w14:textId="77777777" w:rsidR="009D2E90" w:rsidRPr="009D2E90" w:rsidRDefault="009D2E90" w:rsidP="009D2E90">
            <w:pPr>
              <w:spacing w:line="276" w:lineRule="auto"/>
              <w:jc w:val="both"/>
              <w:rPr>
                <w:rFonts w:ascii="Helvetica" w:hAnsi="Helvetica" w:cs="Helvetica"/>
                <w:sz w:val="22"/>
                <w:szCs w:val="22"/>
              </w:rPr>
            </w:pPr>
          </w:p>
          <w:p w14:paraId="3198E756" w14:textId="77777777"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If the manager/chairperson of the disciplinary hearing is of the opinion that there are valid mitigating factors, he/she may impose a lesser penalty.</w:t>
            </w:r>
          </w:p>
          <w:p w14:paraId="51EF9918" w14:textId="77777777" w:rsidR="009D2E90" w:rsidRPr="009D2E90" w:rsidRDefault="009D2E90" w:rsidP="009D2E90">
            <w:pPr>
              <w:spacing w:line="276" w:lineRule="auto"/>
              <w:jc w:val="both"/>
              <w:rPr>
                <w:rFonts w:ascii="Helvetica" w:hAnsi="Helvetica" w:cs="Helvetica"/>
                <w:sz w:val="22"/>
                <w:szCs w:val="22"/>
              </w:rPr>
            </w:pPr>
          </w:p>
          <w:p w14:paraId="6FD1192A" w14:textId="60B1F040"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 xml:space="preserve">The schedule of offences and proposed action indicated below merely serve as a guideline and do not constitute inflexible rules that have to be followed to the letter. The circumstances and merits of each individual case must be taken into </w:t>
            </w:r>
            <w:proofErr w:type="gramStart"/>
            <w:r w:rsidRPr="009D2E90">
              <w:rPr>
                <w:rFonts w:ascii="Helvetica" w:hAnsi="Helvetica" w:cs="Helvetica"/>
                <w:sz w:val="22"/>
                <w:szCs w:val="22"/>
              </w:rPr>
              <w:t>account</w:t>
            </w:r>
            <w:proofErr w:type="gramEnd"/>
            <w:r w:rsidRPr="009D2E90">
              <w:rPr>
                <w:rFonts w:ascii="Helvetica" w:hAnsi="Helvetica" w:cs="Helvetica"/>
                <w:sz w:val="22"/>
                <w:szCs w:val="22"/>
              </w:rPr>
              <w:t xml:space="preserve"> and the manager/chairperson of the disciplinary hearing is expected to use his/her discretion in making a value judgment. </w:t>
            </w:r>
            <w:r w:rsidR="00D24AFB" w:rsidRPr="009D2E90">
              <w:rPr>
                <w:rFonts w:ascii="Helvetica" w:hAnsi="Helvetica" w:cs="Helvetica"/>
                <w:sz w:val="22"/>
                <w:szCs w:val="22"/>
              </w:rPr>
              <w:t>Therefore,</w:t>
            </w:r>
            <w:r w:rsidRPr="009D2E90">
              <w:rPr>
                <w:rFonts w:ascii="Helvetica" w:hAnsi="Helvetica" w:cs="Helvetica"/>
                <w:sz w:val="22"/>
                <w:szCs w:val="22"/>
              </w:rPr>
              <w:t xml:space="preserve"> deviations from the disciplinary code will be permitted where mitigating and /or aggravating circumstances warrant such deviation.</w:t>
            </w:r>
          </w:p>
          <w:p w14:paraId="43BF4C3B" w14:textId="77777777" w:rsidR="009D2E90" w:rsidRPr="009D2E90" w:rsidRDefault="009D2E90" w:rsidP="009D2E90">
            <w:pPr>
              <w:spacing w:line="276" w:lineRule="auto"/>
              <w:jc w:val="both"/>
              <w:rPr>
                <w:rFonts w:ascii="Helvetica" w:hAnsi="Helvetica" w:cs="Helvetica"/>
                <w:sz w:val="22"/>
                <w:szCs w:val="22"/>
              </w:rPr>
            </w:pPr>
          </w:p>
          <w:p w14:paraId="1CDC4389" w14:textId="77777777" w:rsidR="009D2E90" w:rsidRPr="009D2E90" w:rsidRDefault="009D2E90" w:rsidP="009D2E90">
            <w:pPr>
              <w:spacing w:line="276" w:lineRule="auto"/>
              <w:jc w:val="both"/>
              <w:rPr>
                <w:rFonts w:ascii="Helvetica" w:hAnsi="Helvetica" w:cs="Helvetica"/>
                <w:sz w:val="22"/>
                <w:szCs w:val="22"/>
              </w:rPr>
            </w:pPr>
          </w:p>
          <w:p w14:paraId="491798EA" w14:textId="255AA24A"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 xml:space="preserve">It is further impossible for the company to list each and every offence that an employee may commit in the </w:t>
            </w:r>
            <w:r w:rsidR="00D24AFB" w:rsidRPr="009D2E90">
              <w:rPr>
                <w:rFonts w:ascii="Helvetica" w:hAnsi="Helvetica" w:cs="Helvetica"/>
                <w:sz w:val="22"/>
                <w:szCs w:val="22"/>
              </w:rPr>
              <w:t>workplace</w:t>
            </w:r>
            <w:r w:rsidRPr="009D2E90">
              <w:rPr>
                <w:rFonts w:ascii="Helvetica" w:hAnsi="Helvetica" w:cs="Helvetica"/>
                <w:sz w:val="22"/>
                <w:szCs w:val="22"/>
              </w:rPr>
              <w:t xml:space="preserve"> and therefore the company reserves the right to amend this code and/ or charge an employee with an offence that although not contained within this schedule, is deemed an offence in terms of the common law and acceptable practice.</w:t>
            </w:r>
          </w:p>
          <w:p w14:paraId="2952210D" w14:textId="77777777" w:rsidR="009D2E90" w:rsidRPr="009D2E90" w:rsidRDefault="009D2E90" w:rsidP="009D2E90">
            <w:pPr>
              <w:spacing w:line="276" w:lineRule="auto"/>
              <w:jc w:val="both"/>
              <w:rPr>
                <w:rFonts w:ascii="Helvetica" w:hAnsi="Helvetica" w:cs="Helvetica"/>
                <w:sz w:val="22"/>
                <w:szCs w:val="22"/>
              </w:rPr>
            </w:pPr>
          </w:p>
        </w:tc>
      </w:tr>
    </w:tbl>
    <w:p w14:paraId="515930E0" w14:textId="77777777" w:rsidR="009D2E90" w:rsidRPr="009D2E90" w:rsidRDefault="009D2E90" w:rsidP="009D2E90">
      <w:pPr>
        <w:spacing w:line="276" w:lineRule="auto"/>
        <w:jc w:val="both"/>
        <w:rPr>
          <w:rFonts w:ascii="Helvetica" w:hAnsi="Helvetica" w:cs="Helvetica"/>
          <w:sz w:val="22"/>
          <w:szCs w:val="22"/>
        </w:rPr>
      </w:pPr>
    </w:p>
    <w:tbl>
      <w:tblPr>
        <w:tblStyle w:val="TableGridLight"/>
        <w:tblW w:w="0" w:type="auto"/>
        <w:tblLook w:val="04A0" w:firstRow="1" w:lastRow="0" w:firstColumn="1" w:lastColumn="0" w:noHBand="0" w:noVBand="1"/>
      </w:tblPr>
      <w:tblGrid>
        <w:gridCol w:w="1426"/>
        <w:gridCol w:w="9033"/>
      </w:tblGrid>
      <w:tr w:rsidR="009D2E90" w:rsidRPr="009D2E90" w14:paraId="68F3E000" w14:textId="77777777" w:rsidTr="00E87A6C">
        <w:trPr>
          <w:trHeight w:val="528"/>
        </w:trPr>
        <w:tc>
          <w:tcPr>
            <w:tcW w:w="10459" w:type="dxa"/>
            <w:gridSpan w:val="2"/>
            <w:vAlign w:val="center"/>
          </w:tcPr>
          <w:p w14:paraId="65B4ECF8" w14:textId="77777777"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Word Key</w:t>
            </w:r>
          </w:p>
        </w:tc>
      </w:tr>
      <w:tr w:rsidR="009D2E90" w:rsidRPr="009D2E90" w14:paraId="2D4C505E" w14:textId="77777777" w:rsidTr="00E87A6C">
        <w:tc>
          <w:tcPr>
            <w:tcW w:w="1426" w:type="dxa"/>
          </w:tcPr>
          <w:p w14:paraId="6EE54E24" w14:textId="77777777" w:rsidR="009D2E90" w:rsidRPr="009D2E90" w:rsidRDefault="009D2E90" w:rsidP="009D2E90">
            <w:pPr>
              <w:spacing w:line="276" w:lineRule="auto"/>
              <w:jc w:val="both"/>
              <w:rPr>
                <w:rFonts w:ascii="Helvetica" w:hAnsi="Helvetica" w:cs="Helvetica"/>
                <w:sz w:val="22"/>
                <w:szCs w:val="22"/>
              </w:rPr>
            </w:pPr>
          </w:p>
          <w:p w14:paraId="6DF3BBBA" w14:textId="77777777" w:rsid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VW</w:t>
            </w:r>
          </w:p>
          <w:p w14:paraId="54752C89" w14:textId="77777777" w:rsidR="00B94996" w:rsidRPr="009D2E90" w:rsidRDefault="00B94996" w:rsidP="009D2E90">
            <w:pPr>
              <w:spacing w:line="276" w:lineRule="auto"/>
              <w:jc w:val="both"/>
              <w:rPr>
                <w:rFonts w:ascii="Helvetica" w:hAnsi="Helvetica" w:cs="Helvetica"/>
                <w:sz w:val="22"/>
                <w:szCs w:val="22"/>
                <w:lang w:val="en-ZA"/>
              </w:rPr>
            </w:pPr>
          </w:p>
          <w:p w14:paraId="3A75CA21" w14:textId="77777777" w:rsid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1</w:t>
            </w:r>
            <w:r w:rsidRPr="009D2E90">
              <w:rPr>
                <w:rFonts w:ascii="Helvetica" w:hAnsi="Helvetica" w:cs="Helvetica"/>
                <w:sz w:val="22"/>
                <w:szCs w:val="22"/>
                <w:vertAlign w:val="superscript"/>
                <w:lang w:val="en-ZA"/>
              </w:rPr>
              <w:t>st</w:t>
            </w:r>
            <w:r w:rsidRPr="009D2E90">
              <w:rPr>
                <w:rFonts w:ascii="Helvetica" w:hAnsi="Helvetica" w:cs="Helvetica"/>
                <w:sz w:val="22"/>
                <w:szCs w:val="22"/>
                <w:lang w:val="en-ZA"/>
              </w:rPr>
              <w:t xml:space="preserve"> WW</w:t>
            </w:r>
          </w:p>
          <w:p w14:paraId="52D1E490" w14:textId="77777777" w:rsidR="00B94996" w:rsidRPr="009D2E90" w:rsidRDefault="00B94996" w:rsidP="009D2E90">
            <w:pPr>
              <w:spacing w:line="276" w:lineRule="auto"/>
              <w:jc w:val="both"/>
              <w:rPr>
                <w:rFonts w:ascii="Helvetica" w:hAnsi="Helvetica" w:cs="Helvetica"/>
                <w:sz w:val="22"/>
                <w:szCs w:val="22"/>
                <w:lang w:val="en-ZA"/>
              </w:rPr>
            </w:pPr>
          </w:p>
          <w:p w14:paraId="53D81BB2"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2</w:t>
            </w:r>
            <w:r w:rsidRPr="009D2E90">
              <w:rPr>
                <w:rFonts w:ascii="Helvetica" w:hAnsi="Helvetica" w:cs="Helvetica"/>
                <w:sz w:val="22"/>
                <w:szCs w:val="22"/>
                <w:vertAlign w:val="superscript"/>
                <w:lang w:val="en-ZA"/>
              </w:rPr>
              <w:t>nd</w:t>
            </w:r>
            <w:r w:rsidRPr="009D2E90">
              <w:rPr>
                <w:rFonts w:ascii="Helvetica" w:hAnsi="Helvetica" w:cs="Helvetica"/>
                <w:sz w:val="22"/>
                <w:szCs w:val="22"/>
                <w:lang w:val="en-ZA"/>
              </w:rPr>
              <w:t xml:space="preserve"> WW</w:t>
            </w:r>
            <w:r w:rsidRPr="009D2E90">
              <w:rPr>
                <w:rFonts w:ascii="Helvetica" w:hAnsi="Helvetica" w:cs="Helvetica"/>
                <w:sz w:val="22"/>
                <w:szCs w:val="22"/>
                <w:lang w:val="en-ZA"/>
              </w:rPr>
              <w:tab/>
            </w:r>
          </w:p>
          <w:p w14:paraId="24AB4EFC"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FWW</w:t>
            </w:r>
          </w:p>
          <w:p w14:paraId="5B01F2C9"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DISM</w:t>
            </w:r>
          </w:p>
          <w:p w14:paraId="74CBEFAB" w14:textId="77777777" w:rsidR="009D2E90" w:rsidRPr="009D2E90" w:rsidRDefault="009D2E90" w:rsidP="009D2E90">
            <w:pPr>
              <w:spacing w:line="276" w:lineRule="auto"/>
              <w:jc w:val="both"/>
              <w:rPr>
                <w:rFonts w:ascii="Helvetica" w:hAnsi="Helvetica" w:cs="Helvetica"/>
                <w:sz w:val="22"/>
                <w:szCs w:val="22"/>
              </w:rPr>
            </w:pPr>
          </w:p>
        </w:tc>
        <w:tc>
          <w:tcPr>
            <w:tcW w:w="9033" w:type="dxa"/>
          </w:tcPr>
          <w:p w14:paraId="4EB66D7A" w14:textId="77777777" w:rsidR="009D2E90" w:rsidRPr="009D2E90" w:rsidRDefault="009D2E90" w:rsidP="009D2E90">
            <w:pPr>
              <w:spacing w:line="276" w:lineRule="auto"/>
              <w:jc w:val="both"/>
              <w:rPr>
                <w:rFonts w:ascii="Helvetica" w:hAnsi="Helvetica" w:cs="Helvetica"/>
                <w:sz w:val="22"/>
                <w:szCs w:val="22"/>
              </w:rPr>
            </w:pPr>
          </w:p>
          <w:p w14:paraId="4792D2FD" w14:textId="77777777" w:rsid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Verbal warning</w:t>
            </w:r>
          </w:p>
          <w:p w14:paraId="2AEEC501" w14:textId="77777777" w:rsidR="00B94996" w:rsidRPr="009D2E90" w:rsidRDefault="00B94996" w:rsidP="009D2E90">
            <w:pPr>
              <w:spacing w:line="276" w:lineRule="auto"/>
              <w:jc w:val="both"/>
              <w:rPr>
                <w:rFonts w:ascii="Helvetica" w:hAnsi="Helvetica" w:cs="Helvetica"/>
                <w:sz w:val="22"/>
                <w:szCs w:val="22"/>
                <w:lang w:val="en-ZA"/>
              </w:rPr>
            </w:pPr>
          </w:p>
          <w:p w14:paraId="66B4FC70" w14:textId="6963313C" w:rsid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1st written warning</w:t>
            </w:r>
          </w:p>
          <w:p w14:paraId="413B5F9E" w14:textId="77777777" w:rsidR="00B94996" w:rsidRPr="009D2E90" w:rsidRDefault="00B94996" w:rsidP="009D2E90">
            <w:pPr>
              <w:spacing w:line="276" w:lineRule="auto"/>
              <w:jc w:val="both"/>
              <w:rPr>
                <w:rFonts w:ascii="Helvetica" w:hAnsi="Helvetica" w:cs="Helvetica"/>
                <w:sz w:val="22"/>
                <w:szCs w:val="22"/>
                <w:lang w:val="en-ZA"/>
              </w:rPr>
            </w:pPr>
          </w:p>
          <w:p w14:paraId="48454E4C"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2</w:t>
            </w:r>
            <w:r w:rsidRPr="009D2E90">
              <w:rPr>
                <w:rFonts w:ascii="Helvetica" w:hAnsi="Helvetica" w:cs="Helvetica"/>
                <w:sz w:val="22"/>
                <w:szCs w:val="22"/>
                <w:vertAlign w:val="superscript"/>
                <w:lang w:val="en-ZA"/>
              </w:rPr>
              <w:t>nd</w:t>
            </w:r>
            <w:r w:rsidRPr="009D2E90">
              <w:rPr>
                <w:rFonts w:ascii="Helvetica" w:hAnsi="Helvetica" w:cs="Helvetica"/>
                <w:sz w:val="22"/>
                <w:szCs w:val="22"/>
                <w:lang w:val="en-ZA"/>
              </w:rPr>
              <w:t xml:space="preserve"> written warning if required</w:t>
            </w:r>
          </w:p>
          <w:p w14:paraId="15FEC1F2" w14:textId="77777777" w:rsidR="00B94996" w:rsidRDefault="00B94996" w:rsidP="009D2E90">
            <w:pPr>
              <w:spacing w:line="276" w:lineRule="auto"/>
              <w:jc w:val="both"/>
              <w:rPr>
                <w:rFonts w:ascii="Helvetica" w:hAnsi="Helvetica" w:cs="Helvetica"/>
                <w:sz w:val="22"/>
                <w:szCs w:val="22"/>
                <w:lang w:val="en-ZA"/>
              </w:rPr>
            </w:pPr>
          </w:p>
          <w:p w14:paraId="25D98BE2" w14:textId="46AA8009"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Final written warning</w:t>
            </w:r>
          </w:p>
          <w:p w14:paraId="25D82183" w14:textId="77777777" w:rsidR="009D2E90" w:rsidRPr="009D2E90" w:rsidRDefault="009D2E90" w:rsidP="009D2E90">
            <w:pPr>
              <w:spacing w:line="276" w:lineRule="auto"/>
              <w:jc w:val="both"/>
              <w:rPr>
                <w:rFonts w:ascii="Helvetica" w:hAnsi="Helvetica" w:cs="Helvetica"/>
                <w:sz w:val="22"/>
                <w:szCs w:val="22"/>
                <w:lang w:val="en-ZA"/>
              </w:rPr>
            </w:pPr>
            <w:r w:rsidRPr="009D2E90">
              <w:rPr>
                <w:rFonts w:ascii="Helvetica" w:hAnsi="Helvetica" w:cs="Helvetica"/>
                <w:sz w:val="22"/>
                <w:szCs w:val="22"/>
                <w:lang w:val="en-ZA"/>
              </w:rPr>
              <w:t>Dismissal</w:t>
            </w:r>
          </w:p>
          <w:p w14:paraId="6F8A7235" w14:textId="77777777" w:rsidR="009D2E90" w:rsidRPr="009D2E90" w:rsidRDefault="009D2E90" w:rsidP="009D2E90">
            <w:pPr>
              <w:spacing w:line="276" w:lineRule="auto"/>
              <w:jc w:val="both"/>
              <w:rPr>
                <w:rFonts w:ascii="Helvetica" w:hAnsi="Helvetica" w:cs="Helvetica"/>
                <w:sz w:val="22"/>
                <w:szCs w:val="22"/>
              </w:rPr>
            </w:pPr>
          </w:p>
        </w:tc>
      </w:tr>
    </w:tbl>
    <w:p w14:paraId="59DBACB0" w14:textId="77777777" w:rsidR="009D2E90" w:rsidRPr="009D2E90" w:rsidRDefault="009D2E90" w:rsidP="009D2E90">
      <w:pPr>
        <w:jc w:val="both"/>
        <w:rPr>
          <w:rFonts w:ascii="Helvetica" w:hAnsi="Helvetica" w:cs="Helvetica"/>
          <w:sz w:val="22"/>
          <w:szCs w:val="22"/>
        </w:rPr>
      </w:pPr>
    </w:p>
    <w:p w14:paraId="4F00A8F3" w14:textId="77777777" w:rsidR="009D2E90" w:rsidRPr="009D2E90" w:rsidRDefault="009D2E90" w:rsidP="009D2E90">
      <w:pPr>
        <w:jc w:val="both"/>
        <w:rPr>
          <w:rFonts w:ascii="Helvetica" w:hAnsi="Helvetica" w:cs="Helvetica"/>
          <w:sz w:val="22"/>
          <w:szCs w:val="22"/>
        </w:rPr>
      </w:pPr>
    </w:p>
    <w:tbl>
      <w:tblPr>
        <w:tblStyle w:val="TableGridLight"/>
        <w:tblW w:w="0" w:type="auto"/>
        <w:tblLayout w:type="fixed"/>
        <w:tblLook w:val="0000" w:firstRow="0" w:lastRow="0" w:firstColumn="0" w:lastColumn="0" w:noHBand="0" w:noVBand="0"/>
      </w:tblPr>
      <w:tblGrid>
        <w:gridCol w:w="1755"/>
        <w:gridCol w:w="2728"/>
        <w:gridCol w:w="1832"/>
        <w:gridCol w:w="828"/>
        <w:gridCol w:w="829"/>
        <w:gridCol w:w="829"/>
        <w:gridCol w:w="829"/>
        <w:gridCol w:w="829"/>
      </w:tblGrid>
      <w:tr w:rsidR="009D2E90" w:rsidRPr="009D2E90" w14:paraId="197E389F" w14:textId="77777777" w:rsidTr="00E87A6C">
        <w:trPr>
          <w:trHeight w:val="70"/>
        </w:trPr>
        <w:tc>
          <w:tcPr>
            <w:tcW w:w="1755" w:type="dxa"/>
          </w:tcPr>
          <w:p w14:paraId="675E6358"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DEFINITION</w:t>
            </w:r>
          </w:p>
        </w:tc>
        <w:tc>
          <w:tcPr>
            <w:tcW w:w="2728" w:type="dxa"/>
          </w:tcPr>
          <w:p w14:paraId="2B16047B" w14:textId="77777777" w:rsidR="009D2E90" w:rsidRPr="009D2E90" w:rsidRDefault="009D2E90" w:rsidP="009D2E90">
            <w:pPr>
              <w:jc w:val="both"/>
              <w:rPr>
                <w:rFonts w:ascii="Helvetica" w:hAnsi="Helvetica" w:cs="Helvetica"/>
                <w:bCs/>
                <w:sz w:val="22"/>
                <w:szCs w:val="22"/>
              </w:rPr>
            </w:pPr>
            <w:r w:rsidRPr="009D2E90">
              <w:rPr>
                <w:rFonts w:ascii="Helvetica" w:hAnsi="Helvetica" w:cs="Helvetica"/>
                <w:bCs/>
                <w:sz w:val="22"/>
                <w:szCs w:val="22"/>
              </w:rPr>
              <w:t>SAMPLE CHARGES</w:t>
            </w:r>
          </w:p>
        </w:tc>
        <w:tc>
          <w:tcPr>
            <w:tcW w:w="1832" w:type="dxa"/>
          </w:tcPr>
          <w:p w14:paraId="06B6B08A" w14:textId="77777777" w:rsidR="009D2E90" w:rsidRPr="009D2E90" w:rsidRDefault="009D2E90" w:rsidP="009D2E90">
            <w:pPr>
              <w:jc w:val="both"/>
              <w:rPr>
                <w:rFonts w:ascii="Helvetica" w:hAnsi="Helvetica" w:cs="Helvetica"/>
                <w:bCs/>
                <w:sz w:val="22"/>
                <w:szCs w:val="22"/>
              </w:rPr>
            </w:pPr>
            <w:r w:rsidRPr="009D2E90">
              <w:rPr>
                <w:rFonts w:ascii="Helvetica" w:hAnsi="Helvetica" w:cs="Helvetica"/>
                <w:bCs/>
                <w:sz w:val="22"/>
                <w:szCs w:val="22"/>
              </w:rPr>
              <w:t>SAMPLE OFFENCES</w:t>
            </w:r>
          </w:p>
        </w:tc>
        <w:tc>
          <w:tcPr>
            <w:tcW w:w="828" w:type="dxa"/>
          </w:tcPr>
          <w:p w14:paraId="299F470C" w14:textId="77777777" w:rsidR="009D2E90" w:rsidRPr="009D2E90" w:rsidRDefault="009D2E90" w:rsidP="009D2E90">
            <w:pPr>
              <w:jc w:val="both"/>
              <w:rPr>
                <w:rFonts w:ascii="Helvetica" w:hAnsi="Helvetica" w:cs="Helvetica"/>
                <w:bCs/>
                <w:sz w:val="22"/>
                <w:szCs w:val="22"/>
              </w:rPr>
            </w:pPr>
            <w:r w:rsidRPr="009D2E90">
              <w:rPr>
                <w:rFonts w:ascii="Helvetica" w:hAnsi="Helvetica" w:cs="Helvetica"/>
                <w:bCs/>
                <w:sz w:val="22"/>
                <w:szCs w:val="22"/>
              </w:rPr>
              <w:t>1</w:t>
            </w:r>
            <w:r w:rsidRPr="009D2E90">
              <w:rPr>
                <w:rFonts w:ascii="Helvetica" w:hAnsi="Helvetica" w:cs="Helvetica"/>
                <w:bCs/>
                <w:sz w:val="22"/>
                <w:szCs w:val="22"/>
                <w:vertAlign w:val="superscript"/>
              </w:rPr>
              <w:t>st</w:t>
            </w:r>
          </w:p>
        </w:tc>
        <w:tc>
          <w:tcPr>
            <w:tcW w:w="829" w:type="dxa"/>
          </w:tcPr>
          <w:p w14:paraId="5E755194" w14:textId="77777777" w:rsidR="009D2E90" w:rsidRPr="009D2E90" w:rsidRDefault="009D2E90" w:rsidP="009D2E90">
            <w:pPr>
              <w:jc w:val="both"/>
              <w:rPr>
                <w:rFonts w:ascii="Helvetica" w:hAnsi="Helvetica" w:cs="Helvetica"/>
                <w:bCs/>
                <w:sz w:val="22"/>
                <w:szCs w:val="22"/>
              </w:rPr>
            </w:pPr>
            <w:r w:rsidRPr="009D2E90">
              <w:rPr>
                <w:rFonts w:ascii="Helvetica" w:hAnsi="Helvetica" w:cs="Helvetica"/>
                <w:bCs/>
                <w:sz w:val="22"/>
                <w:szCs w:val="22"/>
              </w:rPr>
              <w:t>2</w:t>
            </w:r>
            <w:r w:rsidRPr="009D2E90">
              <w:rPr>
                <w:rFonts w:ascii="Helvetica" w:hAnsi="Helvetica" w:cs="Helvetica"/>
                <w:bCs/>
                <w:sz w:val="22"/>
                <w:szCs w:val="22"/>
                <w:vertAlign w:val="superscript"/>
              </w:rPr>
              <w:t>nd</w:t>
            </w:r>
          </w:p>
        </w:tc>
        <w:tc>
          <w:tcPr>
            <w:tcW w:w="829" w:type="dxa"/>
          </w:tcPr>
          <w:p w14:paraId="55C779C6" w14:textId="77777777" w:rsidR="009D2E90" w:rsidRPr="009D2E90" w:rsidRDefault="009D2E90" w:rsidP="009D2E90">
            <w:pPr>
              <w:jc w:val="both"/>
              <w:rPr>
                <w:rFonts w:ascii="Helvetica" w:hAnsi="Helvetica" w:cs="Helvetica"/>
                <w:bCs/>
                <w:sz w:val="22"/>
                <w:szCs w:val="22"/>
              </w:rPr>
            </w:pPr>
            <w:r w:rsidRPr="009D2E90">
              <w:rPr>
                <w:rFonts w:ascii="Helvetica" w:hAnsi="Helvetica" w:cs="Helvetica"/>
                <w:bCs/>
                <w:sz w:val="22"/>
                <w:szCs w:val="22"/>
              </w:rPr>
              <w:t>3</w:t>
            </w:r>
            <w:r w:rsidRPr="009D2E90">
              <w:rPr>
                <w:rFonts w:ascii="Helvetica" w:hAnsi="Helvetica" w:cs="Helvetica"/>
                <w:bCs/>
                <w:sz w:val="22"/>
                <w:szCs w:val="22"/>
                <w:vertAlign w:val="superscript"/>
              </w:rPr>
              <w:t>rd</w:t>
            </w:r>
          </w:p>
        </w:tc>
        <w:tc>
          <w:tcPr>
            <w:tcW w:w="829" w:type="dxa"/>
          </w:tcPr>
          <w:p w14:paraId="6097870E" w14:textId="77777777" w:rsidR="009D2E90" w:rsidRPr="009D2E90" w:rsidRDefault="009D2E90" w:rsidP="009D2E90">
            <w:pPr>
              <w:jc w:val="both"/>
              <w:rPr>
                <w:rFonts w:ascii="Helvetica" w:hAnsi="Helvetica" w:cs="Helvetica"/>
                <w:bCs/>
                <w:sz w:val="22"/>
                <w:szCs w:val="22"/>
              </w:rPr>
            </w:pPr>
            <w:r w:rsidRPr="009D2E90">
              <w:rPr>
                <w:rFonts w:ascii="Helvetica" w:hAnsi="Helvetica" w:cs="Helvetica"/>
                <w:bCs/>
                <w:sz w:val="22"/>
                <w:szCs w:val="22"/>
              </w:rPr>
              <w:t>4</w:t>
            </w:r>
            <w:r w:rsidRPr="009D2E90">
              <w:rPr>
                <w:rFonts w:ascii="Helvetica" w:hAnsi="Helvetica" w:cs="Helvetica"/>
                <w:bCs/>
                <w:sz w:val="22"/>
                <w:szCs w:val="22"/>
                <w:vertAlign w:val="superscript"/>
              </w:rPr>
              <w:t>th</w:t>
            </w:r>
          </w:p>
        </w:tc>
        <w:tc>
          <w:tcPr>
            <w:tcW w:w="829" w:type="dxa"/>
          </w:tcPr>
          <w:p w14:paraId="30251408" w14:textId="77777777" w:rsidR="009D2E90" w:rsidRPr="009D2E90" w:rsidRDefault="009D2E90" w:rsidP="009D2E90">
            <w:pPr>
              <w:jc w:val="both"/>
              <w:rPr>
                <w:rFonts w:ascii="Helvetica" w:hAnsi="Helvetica" w:cs="Helvetica"/>
                <w:bCs/>
                <w:sz w:val="22"/>
                <w:szCs w:val="22"/>
              </w:rPr>
            </w:pPr>
            <w:r w:rsidRPr="009D2E90">
              <w:rPr>
                <w:rFonts w:ascii="Helvetica" w:hAnsi="Helvetica" w:cs="Helvetica"/>
                <w:bCs/>
                <w:sz w:val="22"/>
                <w:szCs w:val="22"/>
              </w:rPr>
              <w:t>5</w:t>
            </w:r>
            <w:r w:rsidRPr="009D2E90">
              <w:rPr>
                <w:rFonts w:ascii="Helvetica" w:hAnsi="Helvetica" w:cs="Helvetica"/>
                <w:bCs/>
                <w:sz w:val="22"/>
                <w:szCs w:val="22"/>
                <w:vertAlign w:val="superscript"/>
              </w:rPr>
              <w:t>th</w:t>
            </w:r>
          </w:p>
        </w:tc>
      </w:tr>
    </w:tbl>
    <w:p w14:paraId="1A4EEAB4" w14:textId="77777777" w:rsidR="009D2E90" w:rsidRPr="009D2E90" w:rsidRDefault="009D2E90" w:rsidP="009D2E90">
      <w:pPr>
        <w:jc w:val="both"/>
        <w:rPr>
          <w:rFonts w:ascii="Helvetica" w:hAnsi="Helvetica" w:cs="Helvetica"/>
          <w:b/>
          <w:bCs/>
          <w:sz w:val="22"/>
          <w:szCs w:val="22"/>
        </w:rPr>
      </w:pPr>
    </w:p>
    <w:p w14:paraId="608EC50B" w14:textId="77777777" w:rsidR="009D2E90" w:rsidRPr="009D2E90" w:rsidRDefault="009D2E90" w:rsidP="009D2E90">
      <w:r w:rsidRPr="009D2E90">
        <w:t>4.1</w:t>
      </w:r>
      <w:r w:rsidRPr="009D2E90">
        <w:tab/>
        <w:t>Absenteeism and time keeping offences</w:t>
      </w:r>
    </w:p>
    <w:p w14:paraId="602A260A" w14:textId="77777777" w:rsidR="009D2E90" w:rsidRPr="009D2E90" w:rsidRDefault="009D2E90" w:rsidP="009D2E90">
      <w:pPr>
        <w:jc w:val="both"/>
        <w:rPr>
          <w:rFonts w:ascii="Helvetica" w:hAnsi="Helvetica" w:cs="Helvetica"/>
          <w:sz w:val="22"/>
          <w:szCs w:val="22"/>
        </w:rPr>
      </w:pPr>
    </w:p>
    <w:tbl>
      <w:tblPr>
        <w:tblStyle w:val="TableGridLight"/>
        <w:tblW w:w="0" w:type="auto"/>
        <w:tblLayout w:type="fixed"/>
        <w:tblCellMar>
          <w:top w:w="28" w:type="dxa"/>
          <w:bottom w:w="28" w:type="dxa"/>
        </w:tblCellMar>
        <w:tblLook w:val="0000" w:firstRow="0" w:lastRow="0" w:firstColumn="0" w:lastColumn="0" w:noHBand="0" w:noVBand="0"/>
      </w:tblPr>
      <w:tblGrid>
        <w:gridCol w:w="1755"/>
        <w:gridCol w:w="2728"/>
        <w:gridCol w:w="1832"/>
        <w:gridCol w:w="828"/>
        <w:gridCol w:w="829"/>
        <w:gridCol w:w="829"/>
        <w:gridCol w:w="829"/>
        <w:gridCol w:w="829"/>
      </w:tblGrid>
      <w:tr w:rsidR="009D2E90" w:rsidRPr="009D2E90" w14:paraId="0ACAD1F5" w14:textId="77777777" w:rsidTr="00E87A6C">
        <w:tc>
          <w:tcPr>
            <w:tcW w:w="10459" w:type="dxa"/>
            <w:gridSpan w:val="8"/>
          </w:tcPr>
          <w:p w14:paraId="4C022ED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4.1.1 Unauthorised Absenteeism/leave</w:t>
            </w:r>
          </w:p>
        </w:tc>
      </w:tr>
      <w:tr w:rsidR="009D2E90" w:rsidRPr="009D2E90" w14:paraId="143642E5" w14:textId="77777777" w:rsidTr="00E87A6C">
        <w:trPr>
          <w:trHeight w:val="1310"/>
        </w:trPr>
        <w:tc>
          <w:tcPr>
            <w:tcW w:w="1755" w:type="dxa"/>
            <w:vMerge w:val="restart"/>
          </w:tcPr>
          <w:p w14:paraId="21E5692A"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Refers to being absent from work without permission, and without a reasonable excuse, or a medical certificate</w:t>
            </w:r>
          </w:p>
        </w:tc>
        <w:tc>
          <w:tcPr>
            <w:tcW w:w="2728" w:type="dxa"/>
            <w:vMerge w:val="restart"/>
          </w:tcPr>
          <w:p w14:paraId="79003CD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Unauthorized absence in that between </w:t>
            </w:r>
            <w:r w:rsidRPr="009D2E90">
              <w:rPr>
                <w:rFonts w:ascii="Helvetica" w:hAnsi="Helvetica" w:cs="Helvetica"/>
                <w:sz w:val="22"/>
                <w:szCs w:val="22"/>
                <w:u w:val="single"/>
              </w:rPr>
              <w:t>(date</w:t>
            </w:r>
            <w:r w:rsidRPr="009D2E90">
              <w:rPr>
                <w:rFonts w:ascii="Helvetica" w:hAnsi="Helvetica" w:cs="Helvetica"/>
                <w:sz w:val="22"/>
                <w:szCs w:val="22"/>
              </w:rPr>
              <w:t xml:space="preserve">) and </w:t>
            </w:r>
            <w:r w:rsidRPr="009D2E90">
              <w:rPr>
                <w:rFonts w:ascii="Helvetica" w:hAnsi="Helvetica" w:cs="Helvetica"/>
                <w:sz w:val="22"/>
                <w:szCs w:val="22"/>
                <w:u w:val="single"/>
              </w:rPr>
              <w:t>(date</w:t>
            </w:r>
            <w:r w:rsidRPr="009D2E90">
              <w:rPr>
                <w:rFonts w:ascii="Helvetica" w:hAnsi="Helvetica" w:cs="Helvetica"/>
                <w:sz w:val="22"/>
                <w:szCs w:val="22"/>
              </w:rPr>
              <w:t>) you were absent from work without permission or good reason</w:t>
            </w:r>
          </w:p>
          <w:p w14:paraId="192AA9A6" w14:textId="77777777" w:rsidR="009D2E90" w:rsidRPr="009D2E90" w:rsidRDefault="009D2E90" w:rsidP="009D2E90">
            <w:pPr>
              <w:jc w:val="both"/>
              <w:rPr>
                <w:rFonts w:ascii="Helvetica" w:hAnsi="Helvetica" w:cs="Helvetica"/>
                <w:sz w:val="22"/>
                <w:szCs w:val="22"/>
              </w:rPr>
            </w:pPr>
          </w:p>
          <w:p w14:paraId="14BAF8E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Note 1:  Refer to failure to follow company policy and procedure for possible additional charge </w:t>
            </w:r>
          </w:p>
          <w:p w14:paraId="63ECA211" w14:textId="77777777" w:rsidR="009D2E90" w:rsidRPr="009D2E90" w:rsidRDefault="009D2E90" w:rsidP="009D2E90">
            <w:pPr>
              <w:jc w:val="both"/>
              <w:rPr>
                <w:rFonts w:ascii="Helvetica" w:hAnsi="Helvetica" w:cs="Helvetica"/>
                <w:sz w:val="22"/>
                <w:szCs w:val="22"/>
              </w:rPr>
            </w:pPr>
          </w:p>
          <w:p w14:paraId="08125DB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2: Refer to desertion/ act of absconding for alternative charge for absence longer than five days</w:t>
            </w:r>
          </w:p>
        </w:tc>
        <w:tc>
          <w:tcPr>
            <w:tcW w:w="1832" w:type="dxa"/>
          </w:tcPr>
          <w:p w14:paraId="43A0F7E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Absent for 1-2 days</w:t>
            </w:r>
          </w:p>
          <w:p w14:paraId="115390B8" w14:textId="77777777" w:rsidR="009D2E90" w:rsidRPr="009D2E90" w:rsidRDefault="009D2E90" w:rsidP="009D2E90">
            <w:pPr>
              <w:jc w:val="both"/>
              <w:rPr>
                <w:rFonts w:ascii="Helvetica" w:hAnsi="Helvetica" w:cs="Helvetica"/>
                <w:sz w:val="22"/>
                <w:szCs w:val="22"/>
              </w:rPr>
            </w:pPr>
          </w:p>
          <w:p w14:paraId="4DE3ABF9" w14:textId="77777777" w:rsidR="009D2E90" w:rsidRPr="009D2E90" w:rsidRDefault="009D2E90" w:rsidP="009D2E90">
            <w:pPr>
              <w:jc w:val="both"/>
              <w:rPr>
                <w:rFonts w:ascii="Helvetica" w:hAnsi="Helvetica" w:cs="Helvetica"/>
                <w:sz w:val="22"/>
                <w:szCs w:val="22"/>
              </w:rPr>
            </w:pPr>
          </w:p>
        </w:tc>
        <w:tc>
          <w:tcPr>
            <w:tcW w:w="828" w:type="dxa"/>
          </w:tcPr>
          <w:p w14:paraId="3249541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1</w:t>
            </w:r>
            <w:r w:rsidRPr="009D2E90">
              <w:rPr>
                <w:rFonts w:ascii="Helvetica" w:hAnsi="Helvetica" w:cs="Helvetica"/>
                <w:sz w:val="22"/>
                <w:szCs w:val="22"/>
                <w:vertAlign w:val="superscript"/>
              </w:rPr>
              <w:t>st</w:t>
            </w:r>
            <w:r w:rsidRPr="009D2E90">
              <w:rPr>
                <w:rFonts w:ascii="Helvetica" w:hAnsi="Helvetica" w:cs="Helvetica"/>
                <w:sz w:val="22"/>
                <w:szCs w:val="22"/>
              </w:rPr>
              <w:t xml:space="preserve"> WW</w:t>
            </w:r>
          </w:p>
        </w:tc>
        <w:tc>
          <w:tcPr>
            <w:tcW w:w="829" w:type="dxa"/>
          </w:tcPr>
          <w:p w14:paraId="422BA7A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829" w:type="dxa"/>
          </w:tcPr>
          <w:p w14:paraId="1FCBC5C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829" w:type="dxa"/>
          </w:tcPr>
          <w:p w14:paraId="67702748" w14:textId="77777777" w:rsidR="009D2E90" w:rsidRPr="009D2E90" w:rsidRDefault="009D2E90" w:rsidP="009D2E90">
            <w:pPr>
              <w:jc w:val="both"/>
              <w:rPr>
                <w:rFonts w:ascii="Helvetica" w:hAnsi="Helvetica" w:cs="Helvetica"/>
                <w:sz w:val="22"/>
                <w:szCs w:val="22"/>
              </w:rPr>
            </w:pPr>
          </w:p>
        </w:tc>
        <w:tc>
          <w:tcPr>
            <w:tcW w:w="829" w:type="dxa"/>
          </w:tcPr>
          <w:p w14:paraId="549FDEE1" w14:textId="77777777" w:rsidR="009D2E90" w:rsidRPr="009D2E90" w:rsidRDefault="009D2E90" w:rsidP="009D2E90">
            <w:pPr>
              <w:jc w:val="both"/>
              <w:rPr>
                <w:rFonts w:ascii="Helvetica" w:hAnsi="Helvetica" w:cs="Helvetica"/>
                <w:sz w:val="22"/>
                <w:szCs w:val="22"/>
              </w:rPr>
            </w:pPr>
          </w:p>
        </w:tc>
      </w:tr>
      <w:tr w:rsidR="009D2E90" w:rsidRPr="009D2E90" w14:paraId="3EE01013" w14:textId="77777777" w:rsidTr="00E87A6C">
        <w:trPr>
          <w:trHeight w:val="1310"/>
        </w:trPr>
        <w:tc>
          <w:tcPr>
            <w:tcW w:w="1755" w:type="dxa"/>
            <w:vMerge/>
          </w:tcPr>
          <w:p w14:paraId="00B106EA" w14:textId="77777777" w:rsidR="009D2E90" w:rsidRPr="009D2E90" w:rsidRDefault="009D2E90" w:rsidP="009D2E90">
            <w:pPr>
              <w:jc w:val="both"/>
              <w:rPr>
                <w:rFonts w:ascii="Helvetica" w:hAnsi="Helvetica" w:cs="Helvetica"/>
                <w:sz w:val="22"/>
                <w:szCs w:val="22"/>
                <w:lang w:val="en-ZA"/>
              </w:rPr>
            </w:pPr>
          </w:p>
        </w:tc>
        <w:tc>
          <w:tcPr>
            <w:tcW w:w="2728" w:type="dxa"/>
            <w:vMerge/>
          </w:tcPr>
          <w:p w14:paraId="2262E992" w14:textId="77777777" w:rsidR="009D2E90" w:rsidRPr="009D2E90" w:rsidRDefault="009D2E90" w:rsidP="009D2E90">
            <w:pPr>
              <w:jc w:val="both"/>
              <w:rPr>
                <w:rFonts w:ascii="Helvetica" w:hAnsi="Helvetica" w:cs="Helvetica"/>
                <w:sz w:val="22"/>
                <w:szCs w:val="22"/>
              </w:rPr>
            </w:pPr>
          </w:p>
        </w:tc>
        <w:tc>
          <w:tcPr>
            <w:tcW w:w="1832" w:type="dxa"/>
          </w:tcPr>
          <w:p w14:paraId="47A7401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Absent for 3 – 4 days</w:t>
            </w:r>
          </w:p>
        </w:tc>
        <w:tc>
          <w:tcPr>
            <w:tcW w:w="828" w:type="dxa"/>
          </w:tcPr>
          <w:p w14:paraId="76534EB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829" w:type="dxa"/>
          </w:tcPr>
          <w:p w14:paraId="7500CC0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829" w:type="dxa"/>
          </w:tcPr>
          <w:p w14:paraId="3A9F1B4E" w14:textId="77777777" w:rsidR="009D2E90" w:rsidRPr="009D2E90" w:rsidRDefault="009D2E90" w:rsidP="009D2E90">
            <w:pPr>
              <w:jc w:val="both"/>
              <w:rPr>
                <w:rFonts w:ascii="Helvetica" w:hAnsi="Helvetica" w:cs="Helvetica"/>
                <w:sz w:val="22"/>
                <w:szCs w:val="22"/>
              </w:rPr>
            </w:pPr>
          </w:p>
        </w:tc>
        <w:tc>
          <w:tcPr>
            <w:tcW w:w="829" w:type="dxa"/>
          </w:tcPr>
          <w:p w14:paraId="04E74A31" w14:textId="77777777" w:rsidR="009D2E90" w:rsidRPr="009D2E90" w:rsidRDefault="009D2E90" w:rsidP="009D2E90">
            <w:pPr>
              <w:jc w:val="both"/>
              <w:rPr>
                <w:rFonts w:ascii="Helvetica" w:hAnsi="Helvetica" w:cs="Helvetica"/>
                <w:sz w:val="22"/>
                <w:szCs w:val="22"/>
              </w:rPr>
            </w:pPr>
          </w:p>
        </w:tc>
        <w:tc>
          <w:tcPr>
            <w:tcW w:w="829" w:type="dxa"/>
          </w:tcPr>
          <w:p w14:paraId="3815FEE3" w14:textId="77777777" w:rsidR="009D2E90" w:rsidRPr="009D2E90" w:rsidRDefault="009D2E90" w:rsidP="009D2E90">
            <w:pPr>
              <w:jc w:val="both"/>
              <w:rPr>
                <w:rFonts w:ascii="Helvetica" w:hAnsi="Helvetica" w:cs="Helvetica"/>
                <w:sz w:val="22"/>
                <w:szCs w:val="22"/>
              </w:rPr>
            </w:pPr>
          </w:p>
        </w:tc>
      </w:tr>
      <w:tr w:rsidR="009D2E90" w:rsidRPr="009D2E90" w14:paraId="5DF33C36" w14:textId="77777777" w:rsidTr="00E87A6C">
        <w:trPr>
          <w:trHeight w:val="1310"/>
        </w:trPr>
        <w:tc>
          <w:tcPr>
            <w:tcW w:w="1755" w:type="dxa"/>
            <w:vMerge/>
          </w:tcPr>
          <w:p w14:paraId="34D578ED" w14:textId="77777777" w:rsidR="009D2E90" w:rsidRPr="009D2E90" w:rsidRDefault="009D2E90" w:rsidP="009D2E90">
            <w:pPr>
              <w:jc w:val="both"/>
              <w:rPr>
                <w:rFonts w:ascii="Helvetica" w:hAnsi="Helvetica" w:cs="Helvetica"/>
                <w:sz w:val="22"/>
                <w:szCs w:val="22"/>
                <w:lang w:val="en-ZA"/>
              </w:rPr>
            </w:pPr>
          </w:p>
        </w:tc>
        <w:tc>
          <w:tcPr>
            <w:tcW w:w="2728" w:type="dxa"/>
            <w:vMerge/>
          </w:tcPr>
          <w:p w14:paraId="7C8CF5A2" w14:textId="77777777" w:rsidR="009D2E90" w:rsidRPr="009D2E90" w:rsidRDefault="009D2E90" w:rsidP="009D2E90">
            <w:pPr>
              <w:jc w:val="both"/>
              <w:rPr>
                <w:rFonts w:ascii="Helvetica" w:hAnsi="Helvetica" w:cs="Helvetica"/>
                <w:sz w:val="22"/>
                <w:szCs w:val="22"/>
              </w:rPr>
            </w:pPr>
          </w:p>
        </w:tc>
        <w:tc>
          <w:tcPr>
            <w:tcW w:w="1832" w:type="dxa"/>
          </w:tcPr>
          <w:p w14:paraId="46B84A6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Absent for 5 days or longer</w:t>
            </w:r>
          </w:p>
        </w:tc>
        <w:tc>
          <w:tcPr>
            <w:tcW w:w="828" w:type="dxa"/>
          </w:tcPr>
          <w:p w14:paraId="270A2EE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829" w:type="dxa"/>
          </w:tcPr>
          <w:p w14:paraId="4CB60838" w14:textId="77777777" w:rsidR="009D2E90" w:rsidRPr="009D2E90" w:rsidRDefault="009D2E90" w:rsidP="009D2E90">
            <w:pPr>
              <w:jc w:val="both"/>
              <w:rPr>
                <w:rFonts w:ascii="Helvetica" w:hAnsi="Helvetica" w:cs="Helvetica"/>
                <w:sz w:val="22"/>
                <w:szCs w:val="22"/>
              </w:rPr>
            </w:pPr>
          </w:p>
        </w:tc>
        <w:tc>
          <w:tcPr>
            <w:tcW w:w="829" w:type="dxa"/>
          </w:tcPr>
          <w:p w14:paraId="7E661DF0" w14:textId="77777777" w:rsidR="009D2E90" w:rsidRPr="009D2E90" w:rsidRDefault="009D2E90" w:rsidP="009D2E90">
            <w:pPr>
              <w:jc w:val="both"/>
              <w:rPr>
                <w:rFonts w:ascii="Helvetica" w:hAnsi="Helvetica" w:cs="Helvetica"/>
                <w:sz w:val="22"/>
                <w:szCs w:val="22"/>
              </w:rPr>
            </w:pPr>
          </w:p>
        </w:tc>
        <w:tc>
          <w:tcPr>
            <w:tcW w:w="829" w:type="dxa"/>
          </w:tcPr>
          <w:p w14:paraId="2E9778F9" w14:textId="77777777" w:rsidR="009D2E90" w:rsidRPr="009D2E90" w:rsidRDefault="009D2E90" w:rsidP="009D2E90">
            <w:pPr>
              <w:jc w:val="both"/>
              <w:rPr>
                <w:rFonts w:ascii="Helvetica" w:hAnsi="Helvetica" w:cs="Helvetica"/>
                <w:sz w:val="22"/>
                <w:szCs w:val="22"/>
              </w:rPr>
            </w:pPr>
          </w:p>
        </w:tc>
        <w:tc>
          <w:tcPr>
            <w:tcW w:w="829" w:type="dxa"/>
          </w:tcPr>
          <w:p w14:paraId="0408BACF" w14:textId="77777777" w:rsidR="009D2E90" w:rsidRPr="009D2E90" w:rsidRDefault="009D2E90" w:rsidP="009D2E90">
            <w:pPr>
              <w:jc w:val="both"/>
              <w:rPr>
                <w:rFonts w:ascii="Helvetica" w:hAnsi="Helvetica" w:cs="Helvetica"/>
                <w:sz w:val="22"/>
                <w:szCs w:val="22"/>
              </w:rPr>
            </w:pPr>
          </w:p>
        </w:tc>
      </w:tr>
    </w:tbl>
    <w:p w14:paraId="5759D97A"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6A5361D8" w14:textId="77777777" w:rsidTr="00E87A6C">
        <w:tc>
          <w:tcPr>
            <w:tcW w:w="5000" w:type="pct"/>
            <w:gridSpan w:val="8"/>
          </w:tcPr>
          <w:p w14:paraId="2CF912C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4.1.2 Failure to notify employer of absence</w:t>
            </w:r>
          </w:p>
        </w:tc>
      </w:tr>
      <w:tr w:rsidR="009D2E90" w:rsidRPr="009D2E90" w14:paraId="18B75090" w14:textId="77777777" w:rsidTr="00E87A6C">
        <w:trPr>
          <w:trHeight w:val="1310"/>
        </w:trPr>
        <w:tc>
          <w:tcPr>
            <w:tcW w:w="839" w:type="pct"/>
          </w:tcPr>
          <w:p w14:paraId="1BDD82B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Refers to the failure of an employee to notify his/her employer of his/her absence</w:t>
            </w:r>
          </w:p>
        </w:tc>
        <w:tc>
          <w:tcPr>
            <w:tcW w:w="1304" w:type="pct"/>
          </w:tcPr>
          <w:p w14:paraId="1BECB23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Failure to notify employer of absence in that during your absence from work between (date) and (date) you failed to notify your employer of your absence.</w:t>
            </w:r>
          </w:p>
          <w:p w14:paraId="627E0554" w14:textId="77777777" w:rsidR="009D2E90" w:rsidRPr="009D2E90" w:rsidRDefault="009D2E90" w:rsidP="009D2E90">
            <w:pPr>
              <w:jc w:val="both"/>
              <w:rPr>
                <w:rFonts w:ascii="Helvetica" w:hAnsi="Helvetica" w:cs="Helvetica"/>
                <w:sz w:val="22"/>
                <w:szCs w:val="22"/>
              </w:rPr>
            </w:pPr>
          </w:p>
        </w:tc>
        <w:tc>
          <w:tcPr>
            <w:tcW w:w="876" w:type="pct"/>
          </w:tcPr>
          <w:p w14:paraId="179F527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Failure to notify employer during a period of absence</w:t>
            </w:r>
          </w:p>
          <w:p w14:paraId="562A743E" w14:textId="77777777" w:rsidR="009D2E90" w:rsidRPr="009D2E90" w:rsidRDefault="009D2E90" w:rsidP="009D2E90">
            <w:pPr>
              <w:jc w:val="both"/>
              <w:rPr>
                <w:rFonts w:ascii="Helvetica" w:hAnsi="Helvetica" w:cs="Helvetica"/>
                <w:sz w:val="22"/>
                <w:szCs w:val="22"/>
              </w:rPr>
            </w:pPr>
          </w:p>
          <w:p w14:paraId="35BA5B65" w14:textId="77777777" w:rsidR="009D2E90" w:rsidRPr="009D2E90" w:rsidRDefault="009D2E90" w:rsidP="009D2E90">
            <w:pPr>
              <w:jc w:val="both"/>
              <w:rPr>
                <w:rFonts w:ascii="Helvetica" w:hAnsi="Helvetica" w:cs="Helvetica"/>
                <w:sz w:val="22"/>
                <w:szCs w:val="22"/>
              </w:rPr>
            </w:pPr>
          </w:p>
        </w:tc>
        <w:tc>
          <w:tcPr>
            <w:tcW w:w="396" w:type="pct"/>
          </w:tcPr>
          <w:p w14:paraId="4951089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1</w:t>
            </w:r>
            <w:r w:rsidRPr="009D2E90">
              <w:rPr>
                <w:rFonts w:ascii="Helvetica" w:hAnsi="Helvetica" w:cs="Helvetica"/>
                <w:sz w:val="22"/>
                <w:szCs w:val="22"/>
                <w:vertAlign w:val="superscript"/>
              </w:rPr>
              <w:t>st</w:t>
            </w:r>
            <w:r w:rsidRPr="009D2E90">
              <w:rPr>
                <w:rFonts w:ascii="Helvetica" w:hAnsi="Helvetica" w:cs="Helvetica"/>
                <w:sz w:val="22"/>
                <w:szCs w:val="22"/>
              </w:rPr>
              <w:t xml:space="preserve"> WW</w:t>
            </w:r>
          </w:p>
        </w:tc>
        <w:tc>
          <w:tcPr>
            <w:tcW w:w="396" w:type="pct"/>
          </w:tcPr>
          <w:p w14:paraId="44C4171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396" w:type="pct"/>
          </w:tcPr>
          <w:p w14:paraId="31B7E0E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63C7D58" w14:textId="77777777" w:rsidR="009D2E90" w:rsidRPr="009D2E90" w:rsidRDefault="009D2E90" w:rsidP="009D2E90">
            <w:pPr>
              <w:jc w:val="both"/>
              <w:rPr>
                <w:rFonts w:ascii="Helvetica" w:hAnsi="Helvetica" w:cs="Helvetica"/>
                <w:sz w:val="22"/>
                <w:szCs w:val="22"/>
              </w:rPr>
            </w:pPr>
          </w:p>
        </w:tc>
        <w:tc>
          <w:tcPr>
            <w:tcW w:w="396" w:type="pct"/>
          </w:tcPr>
          <w:p w14:paraId="09A1A158" w14:textId="77777777" w:rsidR="009D2E90" w:rsidRPr="009D2E90" w:rsidRDefault="009D2E90" w:rsidP="009D2E90">
            <w:pPr>
              <w:jc w:val="both"/>
              <w:rPr>
                <w:rFonts w:ascii="Helvetica" w:hAnsi="Helvetica" w:cs="Helvetica"/>
                <w:sz w:val="22"/>
                <w:szCs w:val="22"/>
              </w:rPr>
            </w:pPr>
          </w:p>
        </w:tc>
      </w:tr>
    </w:tbl>
    <w:p w14:paraId="4B9A6281"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35"/>
        <w:gridCol w:w="2674"/>
        <w:gridCol w:w="1807"/>
        <w:gridCol w:w="847"/>
        <w:gridCol w:w="849"/>
        <w:gridCol w:w="847"/>
        <w:gridCol w:w="849"/>
        <w:gridCol w:w="851"/>
      </w:tblGrid>
      <w:tr w:rsidR="009D2E90" w:rsidRPr="009D2E90" w14:paraId="2FDEC2D7" w14:textId="77777777" w:rsidTr="00E87A6C">
        <w:tc>
          <w:tcPr>
            <w:tcW w:w="5000" w:type="pct"/>
            <w:gridSpan w:val="8"/>
          </w:tcPr>
          <w:p w14:paraId="7CC1BF8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4.1.3 Poor timekeeping </w:t>
            </w:r>
          </w:p>
        </w:tc>
      </w:tr>
      <w:tr w:rsidR="009D2E90" w:rsidRPr="009D2E90" w14:paraId="0C0CDD3F" w14:textId="77777777" w:rsidTr="00E87A6C">
        <w:tc>
          <w:tcPr>
            <w:tcW w:w="829" w:type="pct"/>
          </w:tcPr>
          <w:p w14:paraId="0FE58F8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Refers to the </w:t>
            </w:r>
            <w:r w:rsidRPr="009D2E90">
              <w:rPr>
                <w:rFonts w:ascii="Helvetica" w:hAnsi="Helvetica" w:cs="Helvetica"/>
                <w:sz w:val="22"/>
                <w:szCs w:val="22"/>
              </w:rPr>
              <w:t>failure of an employee to comply with his/her obligations in terms of attendance at work during stipulated work hours</w:t>
            </w:r>
            <w:r w:rsidRPr="009D2E90">
              <w:rPr>
                <w:rFonts w:ascii="Helvetica" w:hAnsi="Helvetica" w:cs="Helvetica"/>
                <w:sz w:val="22"/>
                <w:szCs w:val="22"/>
                <w:lang w:val="en-ZA"/>
              </w:rPr>
              <w:t>.</w:t>
            </w:r>
          </w:p>
        </w:tc>
        <w:tc>
          <w:tcPr>
            <w:tcW w:w="1278" w:type="pct"/>
          </w:tcPr>
          <w:p w14:paraId="74C08E6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Time keeping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arrived late for work without good reason; or </w:t>
            </w:r>
          </w:p>
          <w:p w14:paraId="1A22F2A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Timekeeping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were late arriving back from </w:t>
            </w:r>
            <w:proofErr w:type="gramStart"/>
            <w:r w:rsidRPr="009D2E90">
              <w:rPr>
                <w:rFonts w:ascii="Helvetica" w:hAnsi="Helvetica" w:cs="Helvetica"/>
                <w:sz w:val="22"/>
                <w:szCs w:val="22"/>
              </w:rPr>
              <w:t>lunch;</w:t>
            </w:r>
            <w:proofErr w:type="gramEnd"/>
            <w:r w:rsidRPr="009D2E90">
              <w:rPr>
                <w:rFonts w:ascii="Helvetica" w:hAnsi="Helvetica" w:cs="Helvetica"/>
                <w:sz w:val="22"/>
                <w:szCs w:val="22"/>
              </w:rPr>
              <w:t xml:space="preserve"> </w:t>
            </w:r>
          </w:p>
          <w:p w14:paraId="49C31122" w14:textId="77777777" w:rsidR="009D2E90" w:rsidRPr="009D2E90" w:rsidRDefault="009D2E90" w:rsidP="009D2E90">
            <w:pPr>
              <w:jc w:val="both"/>
              <w:rPr>
                <w:rFonts w:ascii="Helvetica" w:hAnsi="Helvetica" w:cs="Helvetica"/>
                <w:sz w:val="22"/>
                <w:szCs w:val="22"/>
              </w:rPr>
            </w:pPr>
          </w:p>
          <w:p w14:paraId="5B752ED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OR</w:t>
            </w:r>
          </w:p>
          <w:p w14:paraId="39933172" w14:textId="77777777" w:rsidR="009D2E90" w:rsidRPr="009D2E90" w:rsidRDefault="009D2E90" w:rsidP="009D2E90">
            <w:pPr>
              <w:jc w:val="both"/>
              <w:rPr>
                <w:rFonts w:ascii="Helvetica" w:hAnsi="Helvetica" w:cs="Helvetica"/>
                <w:sz w:val="22"/>
                <w:szCs w:val="22"/>
              </w:rPr>
            </w:pPr>
          </w:p>
          <w:p w14:paraId="5EDCAA7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Continuous poor time keeping in that on the </w:t>
            </w:r>
            <w:r w:rsidRPr="009D2E90">
              <w:rPr>
                <w:rFonts w:ascii="Helvetica" w:hAnsi="Helvetica" w:cs="Helvetica"/>
                <w:sz w:val="22"/>
                <w:szCs w:val="22"/>
                <w:u w:val="single"/>
              </w:rPr>
              <w:t>(various dates)</w:t>
            </w:r>
            <w:r w:rsidRPr="009D2E90">
              <w:rPr>
                <w:rFonts w:ascii="Helvetica" w:hAnsi="Helvetica" w:cs="Helvetica"/>
                <w:sz w:val="22"/>
                <w:szCs w:val="22"/>
              </w:rPr>
              <w:t>, you were late for work etc</w:t>
            </w:r>
          </w:p>
          <w:p w14:paraId="528599EF" w14:textId="77777777" w:rsidR="009D2E90" w:rsidRPr="009D2E90" w:rsidRDefault="009D2E90" w:rsidP="009D2E90">
            <w:pPr>
              <w:jc w:val="both"/>
              <w:rPr>
                <w:rFonts w:ascii="Helvetica" w:hAnsi="Helvetica" w:cs="Helvetica"/>
                <w:sz w:val="22"/>
                <w:szCs w:val="22"/>
              </w:rPr>
            </w:pPr>
          </w:p>
          <w:p w14:paraId="6A6F50D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1: Refer to failure to follow company policy and procedure for possible additional charge</w:t>
            </w:r>
          </w:p>
          <w:p w14:paraId="4B7C70D0" w14:textId="77777777" w:rsidR="009D2E90" w:rsidRPr="009D2E90" w:rsidRDefault="009D2E90" w:rsidP="009D2E90">
            <w:pPr>
              <w:jc w:val="both"/>
              <w:rPr>
                <w:rFonts w:ascii="Helvetica" w:hAnsi="Helvetica" w:cs="Helvetica"/>
                <w:sz w:val="22"/>
                <w:szCs w:val="22"/>
              </w:rPr>
            </w:pPr>
          </w:p>
        </w:tc>
        <w:tc>
          <w:tcPr>
            <w:tcW w:w="864" w:type="pct"/>
          </w:tcPr>
          <w:p w14:paraId="0000C451" w14:textId="2110BEF6"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Poor time keeping, failure to adhere to stipulated starting and end times including but not limited to starting times and break periods, </w:t>
            </w:r>
            <w:r w:rsidRPr="009D2E90">
              <w:rPr>
                <w:rFonts w:ascii="Helvetica" w:hAnsi="Helvetica" w:cs="Helvetica"/>
                <w:sz w:val="22"/>
                <w:szCs w:val="22"/>
                <w:lang w:val="en-ZA"/>
              </w:rPr>
              <w:t xml:space="preserve">reporting late for work, leaving work early, taking excessive breaks or breaks that are longer than permitted, not proceeding to the workplace or </w:t>
            </w:r>
            <w:r w:rsidR="00E00C3B" w:rsidRPr="009D2E90">
              <w:rPr>
                <w:rFonts w:ascii="Helvetica" w:hAnsi="Helvetica" w:cs="Helvetica"/>
                <w:sz w:val="22"/>
                <w:szCs w:val="22"/>
                <w:lang w:val="en-ZA"/>
              </w:rPr>
              <w:t>workstation</w:t>
            </w:r>
          </w:p>
        </w:tc>
        <w:tc>
          <w:tcPr>
            <w:tcW w:w="405" w:type="pct"/>
          </w:tcPr>
          <w:p w14:paraId="3878085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VW</w:t>
            </w:r>
          </w:p>
        </w:tc>
        <w:tc>
          <w:tcPr>
            <w:tcW w:w="406" w:type="pct"/>
          </w:tcPr>
          <w:p w14:paraId="6FE555F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1</w:t>
            </w:r>
            <w:r w:rsidRPr="009D2E90">
              <w:rPr>
                <w:rFonts w:ascii="Helvetica" w:hAnsi="Helvetica" w:cs="Helvetica"/>
                <w:sz w:val="22"/>
                <w:szCs w:val="22"/>
                <w:vertAlign w:val="superscript"/>
              </w:rPr>
              <w:t>st</w:t>
            </w:r>
            <w:r w:rsidRPr="009D2E90">
              <w:rPr>
                <w:rFonts w:ascii="Helvetica" w:hAnsi="Helvetica" w:cs="Helvetica"/>
                <w:sz w:val="22"/>
                <w:szCs w:val="22"/>
              </w:rPr>
              <w:t xml:space="preserve"> WW</w:t>
            </w:r>
          </w:p>
        </w:tc>
        <w:tc>
          <w:tcPr>
            <w:tcW w:w="405" w:type="pct"/>
          </w:tcPr>
          <w:p w14:paraId="4C20A4C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2</w:t>
            </w:r>
            <w:r w:rsidRPr="009D2E90">
              <w:rPr>
                <w:rFonts w:ascii="Helvetica" w:hAnsi="Helvetica" w:cs="Helvetica"/>
                <w:sz w:val="22"/>
                <w:szCs w:val="22"/>
                <w:vertAlign w:val="superscript"/>
              </w:rPr>
              <w:t>nd</w:t>
            </w:r>
            <w:r w:rsidRPr="009D2E90">
              <w:rPr>
                <w:rFonts w:ascii="Helvetica" w:hAnsi="Helvetica" w:cs="Helvetica"/>
                <w:sz w:val="22"/>
                <w:szCs w:val="22"/>
              </w:rPr>
              <w:t xml:space="preserve"> WW</w:t>
            </w:r>
          </w:p>
        </w:tc>
        <w:tc>
          <w:tcPr>
            <w:tcW w:w="406" w:type="pct"/>
          </w:tcPr>
          <w:p w14:paraId="1B5D2B8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406" w:type="pct"/>
          </w:tcPr>
          <w:p w14:paraId="605A877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r>
    </w:tbl>
    <w:p w14:paraId="64905FA6"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010561E8" w14:textId="77777777" w:rsidTr="00E87A6C">
        <w:tc>
          <w:tcPr>
            <w:tcW w:w="5000" w:type="pct"/>
            <w:gridSpan w:val="8"/>
          </w:tcPr>
          <w:p w14:paraId="11B2522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lastRenderedPageBreak/>
              <w:t>4.1.4 Absconding from work/desertion</w:t>
            </w:r>
          </w:p>
        </w:tc>
      </w:tr>
      <w:tr w:rsidR="009D2E90" w:rsidRPr="009D2E90" w14:paraId="0A6B37FF" w14:textId="77777777" w:rsidTr="00E87A6C">
        <w:trPr>
          <w:trHeight w:val="529"/>
        </w:trPr>
        <w:tc>
          <w:tcPr>
            <w:tcW w:w="839" w:type="pct"/>
          </w:tcPr>
          <w:p w14:paraId="4689B14F"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Unauthorised absence from work </w:t>
            </w:r>
            <w:r w:rsidRPr="009D2E90">
              <w:rPr>
                <w:rFonts w:ascii="Helvetica" w:hAnsi="Helvetica" w:cs="Helvetica"/>
                <w:sz w:val="22"/>
                <w:szCs w:val="22"/>
                <w:u w:val="single"/>
                <w:lang w:val="en-ZA"/>
              </w:rPr>
              <w:t>without</w:t>
            </w:r>
            <w:r w:rsidRPr="009D2E90">
              <w:rPr>
                <w:rFonts w:ascii="Helvetica" w:hAnsi="Helvetica" w:cs="Helvetica"/>
                <w:sz w:val="22"/>
                <w:szCs w:val="22"/>
                <w:lang w:val="en-ZA"/>
              </w:rPr>
              <w:t xml:space="preserve"> the </w:t>
            </w:r>
            <w:r w:rsidRPr="009D2E90">
              <w:rPr>
                <w:rFonts w:ascii="Helvetica" w:hAnsi="Helvetica" w:cs="Helvetica"/>
                <w:sz w:val="22"/>
                <w:szCs w:val="22"/>
                <w:u w:val="single"/>
                <w:lang w:val="en-ZA"/>
              </w:rPr>
              <w:t>intention</w:t>
            </w:r>
            <w:r w:rsidRPr="009D2E90">
              <w:rPr>
                <w:rFonts w:ascii="Helvetica" w:hAnsi="Helvetica" w:cs="Helvetica"/>
                <w:sz w:val="22"/>
                <w:szCs w:val="22"/>
                <w:lang w:val="en-ZA"/>
              </w:rPr>
              <w:t xml:space="preserve"> to return.</w:t>
            </w:r>
          </w:p>
          <w:p w14:paraId="2B640E1A" w14:textId="77777777" w:rsidR="009D2E90" w:rsidRPr="009D2E90" w:rsidRDefault="009D2E90" w:rsidP="009D2E90">
            <w:pPr>
              <w:jc w:val="both"/>
              <w:rPr>
                <w:rFonts w:ascii="Helvetica" w:hAnsi="Helvetica" w:cs="Helvetica"/>
                <w:sz w:val="22"/>
                <w:szCs w:val="22"/>
                <w:lang w:val="en-ZA"/>
              </w:rPr>
            </w:pPr>
          </w:p>
          <w:p w14:paraId="387DB7B0"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Normally refers to the absence for a period </w:t>
            </w:r>
            <w:proofErr w:type="gramStart"/>
            <w:r w:rsidRPr="009D2E90">
              <w:rPr>
                <w:rFonts w:ascii="Helvetica" w:hAnsi="Helvetica" w:cs="Helvetica"/>
                <w:sz w:val="22"/>
                <w:szCs w:val="22"/>
                <w:lang w:val="en-ZA"/>
              </w:rPr>
              <w:t>in excess of</w:t>
            </w:r>
            <w:proofErr w:type="gramEnd"/>
            <w:r w:rsidRPr="009D2E90">
              <w:rPr>
                <w:rFonts w:ascii="Helvetica" w:hAnsi="Helvetica" w:cs="Helvetica"/>
                <w:sz w:val="22"/>
                <w:szCs w:val="22"/>
                <w:lang w:val="en-ZA"/>
              </w:rPr>
              <w:t xml:space="preserve"> </w:t>
            </w:r>
            <w:r w:rsidRPr="00B94996">
              <w:rPr>
                <w:rFonts w:ascii="Helvetica" w:hAnsi="Helvetica" w:cs="Helvetica"/>
                <w:b/>
                <w:bCs/>
                <w:sz w:val="22"/>
                <w:szCs w:val="22"/>
                <w:lang w:val="en-ZA"/>
              </w:rPr>
              <w:t xml:space="preserve">5 days </w:t>
            </w:r>
            <w:r w:rsidRPr="009D2E90">
              <w:rPr>
                <w:rFonts w:ascii="Helvetica" w:hAnsi="Helvetica" w:cs="Helvetica"/>
                <w:sz w:val="22"/>
                <w:szCs w:val="22"/>
                <w:lang w:val="en-ZA"/>
              </w:rPr>
              <w:t xml:space="preserve">and the employee, despite being requested to do so, failed to inform the company of the reason for absence. </w:t>
            </w:r>
          </w:p>
          <w:p w14:paraId="49FCB646" w14:textId="77777777" w:rsidR="009D2E90" w:rsidRPr="009D2E90" w:rsidRDefault="009D2E90" w:rsidP="009D2E90">
            <w:pPr>
              <w:jc w:val="both"/>
              <w:rPr>
                <w:rFonts w:ascii="Helvetica" w:hAnsi="Helvetica" w:cs="Helvetica"/>
                <w:sz w:val="22"/>
                <w:szCs w:val="22"/>
                <w:lang w:val="en-ZA"/>
              </w:rPr>
            </w:pPr>
          </w:p>
        </w:tc>
        <w:tc>
          <w:tcPr>
            <w:tcW w:w="1304" w:type="pct"/>
          </w:tcPr>
          <w:p w14:paraId="7EE9856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Desertion in that you have been absent from work from the </w:t>
            </w:r>
            <w:r w:rsidRPr="009D2E90">
              <w:rPr>
                <w:rFonts w:ascii="Helvetica" w:hAnsi="Helvetica" w:cs="Helvetica"/>
                <w:sz w:val="22"/>
                <w:szCs w:val="22"/>
                <w:u w:val="single"/>
              </w:rPr>
              <w:t>(date)</w:t>
            </w:r>
            <w:r w:rsidRPr="009D2E90">
              <w:rPr>
                <w:rFonts w:ascii="Helvetica" w:hAnsi="Helvetica" w:cs="Helvetica"/>
                <w:sz w:val="22"/>
                <w:szCs w:val="22"/>
              </w:rPr>
              <w:t xml:space="preserve"> and despite being requested to do so have failed to </w:t>
            </w:r>
            <w:proofErr w:type="gramStart"/>
            <w:r w:rsidRPr="009D2E90">
              <w:rPr>
                <w:rFonts w:ascii="Helvetica" w:hAnsi="Helvetica" w:cs="Helvetica"/>
                <w:sz w:val="22"/>
                <w:szCs w:val="22"/>
              </w:rPr>
              <w:t>make contact with</w:t>
            </w:r>
            <w:proofErr w:type="gramEnd"/>
            <w:r w:rsidRPr="009D2E90">
              <w:rPr>
                <w:rFonts w:ascii="Helvetica" w:hAnsi="Helvetica" w:cs="Helvetica"/>
                <w:sz w:val="22"/>
                <w:szCs w:val="22"/>
              </w:rPr>
              <w:t xml:space="preserve"> the company to explain the reason for your absence or your whereabouts. </w:t>
            </w:r>
          </w:p>
          <w:p w14:paraId="5FAEADEE" w14:textId="77777777" w:rsidR="009D2E90" w:rsidRPr="009D2E90" w:rsidRDefault="009D2E90" w:rsidP="009D2E90">
            <w:pPr>
              <w:jc w:val="both"/>
              <w:rPr>
                <w:rFonts w:ascii="Helvetica" w:hAnsi="Helvetica" w:cs="Helvetica"/>
                <w:sz w:val="22"/>
                <w:szCs w:val="22"/>
              </w:rPr>
            </w:pPr>
          </w:p>
          <w:p w14:paraId="4B537F9E" w14:textId="77777777" w:rsidR="009D2E90" w:rsidRPr="009D2E90" w:rsidRDefault="009D2E90" w:rsidP="009D2E90">
            <w:pPr>
              <w:jc w:val="both"/>
              <w:rPr>
                <w:rFonts w:ascii="Helvetica" w:hAnsi="Helvetica" w:cs="Helvetica"/>
                <w:sz w:val="22"/>
                <w:szCs w:val="22"/>
              </w:rPr>
            </w:pPr>
          </w:p>
        </w:tc>
        <w:tc>
          <w:tcPr>
            <w:tcW w:w="876" w:type="pct"/>
          </w:tcPr>
          <w:p w14:paraId="5D53A96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Factors that play a role in determining the intention of the employee are length of absence, communication or lack thereof with employee concerned and the employee’s failure to respond to requests to contact the company. </w:t>
            </w:r>
          </w:p>
          <w:p w14:paraId="6D97194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In such cases, the employer should have taken reasonable steps to establish the whereabouts of the employee</w:t>
            </w:r>
          </w:p>
        </w:tc>
        <w:tc>
          <w:tcPr>
            <w:tcW w:w="396" w:type="pct"/>
          </w:tcPr>
          <w:p w14:paraId="58B0B2F8"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0DCEC4B7" w14:textId="77777777" w:rsidR="009D2E90" w:rsidRPr="009D2E90" w:rsidRDefault="009D2E90" w:rsidP="009D2E90">
            <w:pPr>
              <w:jc w:val="both"/>
              <w:rPr>
                <w:rFonts w:ascii="Helvetica" w:hAnsi="Helvetica" w:cs="Helvetica"/>
                <w:sz w:val="22"/>
                <w:szCs w:val="22"/>
              </w:rPr>
            </w:pPr>
          </w:p>
        </w:tc>
        <w:tc>
          <w:tcPr>
            <w:tcW w:w="396" w:type="pct"/>
          </w:tcPr>
          <w:p w14:paraId="505D542E" w14:textId="77777777" w:rsidR="009D2E90" w:rsidRPr="009D2E90" w:rsidRDefault="009D2E90" w:rsidP="009D2E90">
            <w:pPr>
              <w:jc w:val="both"/>
              <w:rPr>
                <w:rFonts w:ascii="Helvetica" w:hAnsi="Helvetica" w:cs="Helvetica"/>
                <w:sz w:val="22"/>
                <w:szCs w:val="22"/>
              </w:rPr>
            </w:pPr>
          </w:p>
        </w:tc>
        <w:tc>
          <w:tcPr>
            <w:tcW w:w="396" w:type="pct"/>
          </w:tcPr>
          <w:p w14:paraId="27734F4A" w14:textId="77777777" w:rsidR="009D2E90" w:rsidRPr="009D2E90" w:rsidRDefault="009D2E90" w:rsidP="009D2E90">
            <w:pPr>
              <w:jc w:val="both"/>
              <w:rPr>
                <w:rFonts w:ascii="Helvetica" w:hAnsi="Helvetica" w:cs="Helvetica"/>
                <w:sz w:val="22"/>
                <w:szCs w:val="22"/>
              </w:rPr>
            </w:pPr>
          </w:p>
        </w:tc>
        <w:tc>
          <w:tcPr>
            <w:tcW w:w="396" w:type="pct"/>
          </w:tcPr>
          <w:p w14:paraId="0DB596EA" w14:textId="77777777" w:rsidR="009D2E90" w:rsidRPr="009D2E90" w:rsidRDefault="009D2E90" w:rsidP="009D2E90">
            <w:pPr>
              <w:jc w:val="both"/>
              <w:rPr>
                <w:rFonts w:ascii="Helvetica" w:hAnsi="Helvetica" w:cs="Helvetica"/>
                <w:sz w:val="22"/>
                <w:szCs w:val="22"/>
              </w:rPr>
            </w:pPr>
          </w:p>
        </w:tc>
      </w:tr>
    </w:tbl>
    <w:p w14:paraId="4E4FF2D3" w14:textId="77777777" w:rsidR="009D2E90" w:rsidRPr="009D2E90" w:rsidRDefault="009D2E90" w:rsidP="009D2E90">
      <w:pPr>
        <w:jc w:val="both"/>
        <w:rPr>
          <w:rFonts w:ascii="Helvetica" w:hAnsi="Helvetica" w:cs="Helvetica"/>
          <w:sz w:val="22"/>
          <w:szCs w:val="22"/>
        </w:rPr>
      </w:pPr>
    </w:p>
    <w:p w14:paraId="6C23638A" w14:textId="77777777" w:rsidR="009D2E90" w:rsidRPr="009D2E90" w:rsidRDefault="009D2E90" w:rsidP="009D2E90">
      <w:r w:rsidRPr="009D2E90">
        <w:t>4.2</w:t>
      </w:r>
      <w:r w:rsidRPr="009D2E90">
        <w:tab/>
        <w:t>Work standard Offences</w:t>
      </w:r>
    </w:p>
    <w:p w14:paraId="24AE8BA3"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5BD6FAE6" w14:textId="77777777" w:rsidTr="00E87A6C">
        <w:tc>
          <w:tcPr>
            <w:tcW w:w="5000" w:type="pct"/>
            <w:gridSpan w:val="8"/>
          </w:tcPr>
          <w:p w14:paraId="572FB24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4.2.1 Negligence</w:t>
            </w:r>
          </w:p>
        </w:tc>
      </w:tr>
      <w:tr w:rsidR="009D2E90" w:rsidRPr="009D2E90" w14:paraId="72F7D9BC" w14:textId="77777777" w:rsidTr="00E87A6C">
        <w:tc>
          <w:tcPr>
            <w:tcW w:w="839" w:type="pct"/>
          </w:tcPr>
          <w:p w14:paraId="616430B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Any failure by an employee to comply with a standard of care that the employee would reasonably be expected to provide in the completion and fulfilment of his/her duties and or tasks. </w:t>
            </w:r>
          </w:p>
          <w:p w14:paraId="5BAE5458" w14:textId="77777777" w:rsidR="009D2E90" w:rsidRPr="009D2E90" w:rsidRDefault="009D2E90" w:rsidP="009D2E90">
            <w:pPr>
              <w:jc w:val="both"/>
              <w:rPr>
                <w:rFonts w:ascii="Helvetica" w:hAnsi="Helvetica" w:cs="Helvetica"/>
                <w:sz w:val="22"/>
                <w:szCs w:val="22"/>
              </w:rPr>
            </w:pPr>
          </w:p>
          <w:p w14:paraId="49E688B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Gross negligence is distinguished from negligence in respect of the degree to which the standard of care is abandoned. </w:t>
            </w:r>
          </w:p>
          <w:p w14:paraId="2C1798AB" w14:textId="77777777" w:rsidR="009D2E90" w:rsidRPr="009D2E90" w:rsidRDefault="009D2E90" w:rsidP="009D2E90">
            <w:pPr>
              <w:jc w:val="both"/>
              <w:rPr>
                <w:rFonts w:ascii="Helvetica" w:hAnsi="Helvetica" w:cs="Helvetica"/>
                <w:sz w:val="22"/>
                <w:szCs w:val="22"/>
              </w:rPr>
            </w:pPr>
          </w:p>
          <w:p w14:paraId="204896D7"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 xml:space="preserve">Distinguished from dereliction of duty </w:t>
            </w:r>
          </w:p>
        </w:tc>
        <w:tc>
          <w:tcPr>
            <w:tcW w:w="1304" w:type="pct"/>
          </w:tcPr>
          <w:p w14:paraId="1BCF6ADC"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lastRenderedPageBreak/>
              <w:t xml:space="preserve">Negligence in that on </w:t>
            </w:r>
            <w:r w:rsidRPr="009D2E90">
              <w:rPr>
                <w:rFonts w:ascii="Helvetica" w:hAnsi="Helvetica" w:cs="Helvetica"/>
                <w:sz w:val="22"/>
                <w:szCs w:val="22"/>
                <w:u w:val="single"/>
              </w:rPr>
              <w:t>(date)</w:t>
            </w:r>
            <w:r w:rsidRPr="009D2E90">
              <w:rPr>
                <w:rFonts w:ascii="Helvetica" w:hAnsi="Helvetica" w:cs="Helvetica"/>
                <w:sz w:val="22"/>
                <w:szCs w:val="22"/>
              </w:rPr>
              <w:t xml:space="preserve"> you failed, without proper cause to perform your duties with the proper care required in that you </w:t>
            </w:r>
            <w:r w:rsidRPr="009D2E90">
              <w:rPr>
                <w:rFonts w:ascii="Helvetica" w:hAnsi="Helvetica" w:cs="Helvetica"/>
                <w:sz w:val="22"/>
                <w:szCs w:val="22"/>
                <w:u w:val="single"/>
              </w:rPr>
              <w:t>(describe the event).</w:t>
            </w:r>
          </w:p>
          <w:p w14:paraId="7F432899" w14:textId="77777777" w:rsidR="009D2E90" w:rsidRPr="009D2E90" w:rsidRDefault="009D2E90" w:rsidP="009D2E90">
            <w:pPr>
              <w:jc w:val="both"/>
              <w:rPr>
                <w:rFonts w:ascii="Helvetica" w:hAnsi="Helvetica" w:cs="Helvetica"/>
                <w:sz w:val="22"/>
                <w:szCs w:val="22"/>
                <w:u w:val="single"/>
              </w:rPr>
            </w:pPr>
          </w:p>
          <w:p w14:paraId="4E797C0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1: Refer to damage to company property for possible additional charge</w:t>
            </w:r>
          </w:p>
          <w:p w14:paraId="2597071C" w14:textId="77777777" w:rsidR="009D2E90" w:rsidRPr="009D2E90" w:rsidRDefault="009D2E90" w:rsidP="009D2E90">
            <w:pPr>
              <w:jc w:val="both"/>
              <w:rPr>
                <w:rFonts w:ascii="Helvetica" w:hAnsi="Helvetica" w:cs="Helvetica"/>
                <w:sz w:val="22"/>
                <w:szCs w:val="22"/>
              </w:rPr>
            </w:pPr>
          </w:p>
        </w:tc>
        <w:tc>
          <w:tcPr>
            <w:tcW w:w="876" w:type="pct"/>
          </w:tcPr>
          <w:p w14:paraId="2DF8815C"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Failure to exercise proper care and attention </w:t>
            </w:r>
            <w:proofErr w:type="gramStart"/>
            <w:r w:rsidRPr="009D2E90">
              <w:rPr>
                <w:rFonts w:ascii="Helvetica" w:hAnsi="Helvetica" w:cs="Helvetica"/>
                <w:sz w:val="22"/>
                <w:szCs w:val="22"/>
                <w:lang w:val="en-ZA"/>
              </w:rPr>
              <w:t>in regard to</w:t>
            </w:r>
            <w:proofErr w:type="gramEnd"/>
            <w:r w:rsidRPr="009D2E90">
              <w:rPr>
                <w:rFonts w:ascii="Helvetica" w:hAnsi="Helvetica" w:cs="Helvetica"/>
                <w:sz w:val="22"/>
                <w:szCs w:val="22"/>
                <w:lang w:val="en-ZA"/>
              </w:rPr>
              <w:t xml:space="preserve"> the </w:t>
            </w:r>
            <w:proofErr w:type="gramStart"/>
            <w:r w:rsidRPr="009D2E90">
              <w:rPr>
                <w:rFonts w:ascii="Helvetica" w:hAnsi="Helvetica" w:cs="Helvetica"/>
                <w:sz w:val="22"/>
                <w:szCs w:val="22"/>
                <w:lang w:val="en-ZA"/>
              </w:rPr>
              <w:t>manner in which</w:t>
            </w:r>
            <w:proofErr w:type="gramEnd"/>
            <w:r w:rsidRPr="009D2E90">
              <w:rPr>
                <w:rFonts w:ascii="Helvetica" w:hAnsi="Helvetica" w:cs="Helvetica"/>
                <w:sz w:val="22"/>
                <w:szCs w:val="22"/>
                <w:lang w:val="en-ZA"/>
              </w:rPr>
              <w:t xml:space="preserve"> a task should be performed to the extent that the task </w:t>
            </w:r>
            <w:proofErr w:type="gramStart"/>
            <w:r w:rsidRPr="009D2E90">
              <w:rPr>
                <w:rFonts w:ascii="Helvetica" w:hAnsi="Helvetica" w:cs="Helvetica"/>
                <w:sz w:val="22"/>
                <w:szCs w:val="22"/>
                <w:lang w:val="en-ZA"/>
              </w:rPr>
              <w:t>has to</w:t>
            </w:r>
            <w:proofErr w:type="gramEnd"/>
            <w:r w:rsidRPr="009D2E90">
              <w:rPr>
                <w:rFonts w:ascii="Helvetica" w:hAnsi="Helvetica" w:cs="Helvetica"/>
                <w:sz w:val="22"/>
                <w:szCs w:val="22"/>
                <w:lang w:val="en-ZA"/>
              </w:rPr>
              <w:t xml:space="preserve"> be repeated or that equipment is at risk of being damaged.</w:t>
            </w:r>
          </w:p>
          <w:p w14:paraId="31876523"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Failing to perform duties to the required standard without any acceptable reason.</w:t>
            </w:r>
          </w:p>
          <w:p w14:paraId="323FCAD4"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Displaying unreliability, poor co-operation and a </w:t>
            </w:r>
            <w:r w:rsidRPr="009D2E90">
              <w:rPr>
                <w:rFonts w:ascii="Helvetica" w:hAnsi="Helvetica" w:cs="Helvetica"/>
                <w:sz w:val="22"/>
                <w:szCs w:val="22"/>
                <w:lang w:val="en-ZA"/>
              </w:rPr>
              <w:lastRenderedPageBreak/>
              <w:t>lack of interest in work.</w:t>
            </w:r>
          </w:p>
        </w:tc>
        <w:tc>
          <w:tcPr>
            <w:tcW w:w="396" w:type="pct"/>
          </w:tcPr>
          <w:p w14:paraId="5454FC0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VW</w:t>
            </w:r>
          </w:p>
        </w:tc>
        <w:tc>
          <w:tcPr>
            <w:tcW w:w="396" w:type="pct"/>
          </w:tcPr>
          <w:p w14:paraId="5B56AB8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1</w:t>
            </w:r>
            <w:r w:rsidRPr="009D2E90">
              <w:rPr>
                <w:rFonts w:ascii="Helvetica" w:hAnsi="Helvetica" w:cs="Helvetica"/>
                <w:sz w:val="22"/>
                <w:szCs w:val="22"/>
                <w:vertAlign w:val="superscript"/>
              </w:rPr>
              <w:t>st</w:t>
            </w:r>
            <w:r w:rsidRPr="009D2E90">
              <w:rPr>
                <w:rFonts w:ascii="Helvetica" w:hAnsi="Helvetica" w:cs="Helvetica"/>
                <w:sz w:val="22"/>
                <w:szCs w:val="22"/>
              </w:rPr>
              <w:t xml:space="preserve"> WW</w:t>
            </w:r>
          </w:p>
        </w:tc>
        <w:tc>
          <w:tcPr>
            <w:tcW w:w="396" w:type="pct"/>
          </w:tcPr>
          <w:p w14:paraId="26FE6ED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396" w:type="pct"/>
          </w:tcPr>
          <w:p w14:paraId="09EE4AE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15BC46E1" w14:textId="77777777" w:rsidR="009D2E90" w:rsidRPr="009D2E90" w:rsidRDefault="009D2E90" w:rsidP="009D2E90">
            <w:pPr>
              <w:jc w:val="both"/>
              <w:rPr>
                <w:rFonts w:ascii="Helvetica" w:hAnsi="Helvetica" w:cs="Helvetica"/>
                <w:sz w:val="22"/>
                <w:szCs w:val="22"/>
              </w:rPr>
            </w:pPr>
          </w:p>
        </w:tc>
      </w:tr>
    </w:tbl>
    <w:p w14:paraId="296903C0"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6A2582F6" w14:textId="77777777" w:rsidTr="00E87A6C">
        <w:tc>
          <w:tcPr>
            <w:tcW w:w="5000" w:type="pct"/>
            <w:gridSpan w:val="8"/>
          </w:tcPr>
          <w:p w14:paraId="3CC1995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4.2.2 Gross Negligence</w:t>
            </w:r>
          </w:p>
        </w:tc>
      </w:tr>
      <w:tr w:rsidR="009D2E90" w:rsidRPr="009D2E90" w14:paraId="1BAEEA3C" w14:textId="77777777" w:rsidTr="00E87A6C">
        <w:tc>
          <w:tcPr>
            <w:tcW w:w="839" w:type="pct"/>
          </w:tcPr>
          <w:p w14:paraId="3C1E1313" w14:textId="1A7AA130"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A serious failure by an employee to comply with a standard of care that the employee would reasonably be expected to provide in the completion and fulfilment of his/her duties and or tasks.  </w:t>
            </w:r>
            <w:r w:rsidR="00E00C3B" w:rsidRPr="009D2E90">
              <w:rPr>
                <w:rFonts w:ascii="Helvetica" w:hAnsi="Helvetica" w:cs="Helvetica"/>
                <w:sz w:val="22"/>
                <w:szCs w:val="22"/>
              </w:rPr>
              <w:t>Generally,</w:t>
            </w:r>
            <w:r w:rsidRPr="009D2E90">
              <w:rPr>
                <w:rFonts w:ascii="Helvetica" w:hAnsi="Helvetica" w:cs="Helvetica"/>
                <w:sz w:val="22"/>
                <w:szCs w:val="22"/>
              </w:rPr>
              <w:t xml:space="preserve"> has the result of incurring substantial losses on the company</w:t>
            </w:r>
          </w:p>
          <w:p w14:paraId="68CE9578" w14:textId="77777777" w:rsidR="009D2E90" w:rsidRPr="009D2E90" w:rsidRDefault="009D2E90" w:rsidP="009D2E90">
            <w:pPr>
              <w:jc w:val="both"/>
              <w:rPr>
                <w:rFonts w:ascii="Helvetica" w:hAnsi="Helvetica" w:cs="Helvetica"/>
                <w:sz w:val="22"/>
                <w:szCs w:val="22"/>
              </w:rPr>
            </w:pPr>
          </w:p>
        </w:tc>
        <w:tc>
          <w:tcPr>
            <w:tcW w:w="1304" w:type="pct"/>
          </w:tcPr>
          <w:p w14:paraId="58490711"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t xml:space="preserve">Gross negligence in that on </w:t>
            </w:r>
            <w:r w:rsidRPr="009D2E90">
              <w:rPr>
                <w:rFonts w:ascii="Helvetica" w:hAnsi="Helvetica" w:cs="Helvetica"/>
                <w:sz w:val="22"/>
                <w:szCs w:val="22"/>
                <w:u w:val="single"/>
              </w:rPr>
              <w:t>(date)</w:t>
            </w:r>
            <w:r w:rsidRPr="009D2E90">
              <w:rPr>
                <w:rFonts w:ascii="Helvetica" w:hAnsi="Helvetica" w:cs="Helvetica"/>
                <w:sz w:val="22"/>
                <w:szCs w:val="22"/>
              </w:rPr>
              <w:t xml:space="preserve"> you failed, without proper cause to perform your duties with the proper care required in that you </w:t>
            </w:r>
            <w:r w:rsidRPr="009D2E90">
              <w:rPr>
                <w:rFonts w:ascii="Helvetica" w:hAnsi="Helvetica" w:cs="Helvetica"/>
                <w:sz w:val="22"/>
                <w:szCs w:val="22"/>
                <w:u w:val="single"/>
              </w:rPr>
              <w:t>(describe the event).</w:t>
            </w:r>
          </w:p>
          <w:p w14:paraId="04A0F54A" w14:textId="77777777" w:rsidR="009D2E90" w:rsidRPr="009D2E90" w:rsidRDefault="009D2E90" w:rsidP="009D2E90">
            <w:pPr>
              <w:jc w:val="both"/>
              <w:rPr>
                <w:rFonts w:ascii="Helvetica" w:hAnsi="Helvetica" w:cs="Helvetica"/>
                <w:sz w:val="22"/>
                <w:szCs w:val="22"/>
              </w:rPr>
            </w:pPr>
          </w:p>
          <w:p w14:paraId="2DEED0C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1: Refer to damage to company property for possible additional charge</w:t>
            </w:r>
          </w:p>
        </w:tc>
        <w:tc>
          <w:tcPr>
            <w:tcW w:w="876" w:type="pct"/>
          </w:tcPr>
          <w:p w14:paraId="3DCB50C8" w14:textId="6D865C4B" w:rsidR="009D2E90" w:rsidRPr="009D2E90" w:rsidRDefault="009D2E90" w:rsidP="009D2E90">
            <w:pPr>
              <w:jc w:val="both"/>
              <w:rPr>
                <w:rFonts w:ascii="Helvetica" w:hAnsi="Helvetica" w:cs="Helvetica"/>
                <w:i/>
                <w:iCs/>
                <w:sz w:val="22"/>
                <w:szCs w:val="22"/>
                <w:lang w:val="en-ZA"/>
              </w:rPr>
            </w:pPr>
            <w:r w:rsidRPr="009D2E90">
              <w:rPr>
                <w:rFonts w:ascii="Helvetica" w:hAnsi="Helvetica" w:cs="Helvetica"/>
                <w:i/>
                <w:iCs/>
                <w:sz w:val="22"/>
                <w:szCs w:val="22"/>
                <w:lang w:val="en-ZA"/>
              </w:rPr>
              <w:t xml:space="preserve">Please note that these are sample offences and may need to be adapted or varied </w:t>
            </w:r>
            <w:r w:rsidR="00E00C3B" w:rsidRPr="009D2E90">
              <w:rPr>
                <w:rFonts w:ascii="Helvetica" w:hAnsi="Helvetica" w:cs="Helvetica"/>
                <w:i/>
                <w:iCs/>
                <w:sz w:val="22"/>
                <w:szCs w:val="22"/>
                <w:lang w:val="en-ZA"/>
              </w:rPr>
              <w:t>according to</w:t>
            </w:r>
            <w:r w:rsidRPr="009D2E90">
              <w:rPr>
                <w:rFonts w:ascii="Helvetica" w:hAnsi="Helvetica" w:cs="Helvetica"/>
                <w:i/>
                <w:iCs/>
                <w:sz w:val="22"/>
                <w:szCs w:val="22"/>
                <w:lang w:val="en-ZA"/>
              </w:rPr>
              <w:t xml:space="preserve"> the specific company requirements</w:t>
            </w:r>
          </w:p>
          <w:p w14:paraId="3BE6EC3D"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Any act or omission which has the potential to give rise to serious consequences to the company or its clients</w:t>
            </w:r>
          </w:p>
          <w:p w14:paraId="2501A300"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Any act whereby an employee, through carelessness or negligence, causes the Company’s property valued over R 500-00 to be lost or is unable to account for it properly.</w:t>
            </w:r>
          </w:p>
          <w:p w14:paraId="4AD6EB60"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Action whereby the employee, through carelessness or negligence, causes or allows company property valued more than R 500-00 to be damaged.</w:t>
            </w:r>
          </w:p>
          <w:p w14:paraId="32109A7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Cash shortages of more than R 100-00 will be regarded as gross negligence except where theft or fraud </w:t>
            </w:r>
            <w:r w:rsidRPr="009D2E90">
              <w:rPr>
                <w:rFonts w:ascii="Helvetica" w:hAnsi="Helvetica" w:cs="Helvetica"/>
                <w:sz w:val="22"/>
                <w:szCs w:val="22"/>
                <w:lang w:val="en-ZA"/>
              </w:rPr>
              <w:lastRenderedPageBreak/>
              <w:t>could be   proved</w:t>
            </w:r>
          </w:p>
        </w:tc>
        <w:tc>
          <w:tcPr>
            <w:tcW w:w="396" w:type="pct"/>
          </w:tcPr>
          <w:p w14:paraId="4201AF5A"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FWW</w:t>
            </w:r>
          </w:p>
        </w:tc>
        <w:tc>
          <w:tcPr>
            <w:tcW w:w="396" w:type="pct"/>
          </w:tcPr>
          <w:p w14:paraId="55B0E26A"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DEAEAB9" w14:textId="77777777" w:rsidR="009D2E90" w:rsidRPr="009D2E90" w:rsidRDefault="009D2E90" w:rsidP="009D2E90">
            <w:pPr>
              <w:jc w:val="both"/>
              <w:rPr>
                <w:rFonts w:ascii="Helvetica" w:hAnsi="Helvetica" w:cs="Helvetica"/>
                <w:sz w:val="22"/>
                <w:szCs w:val="22"/>
              </w:rPr>
            </w:pPr>
          </w:p>
        </w:tc>
        <w:tc>
          <w:tcPr>
            <w:tcW w:w="396" w:type="pct"/>
          </w:tcPr>
          <w:p w14:paraId="383BC2D4" w14:textId="77777777" w:rsidR="009D2E90" w:rsidRPr="009D2E90" w:rsidRDefault="009D2E90" w:rsidP="009D2E90">
            <w:pPr>
              <w:jc w:val="both"/>
              <w:rPr>
                <w:rFonts w:ascii="Helvetica" w:hAnsi="Helvetica" w:cs="Helvetica"/>
                <w:sz w:val="22"/>
                <w:szCs w:val="22"/>
              </w:rPr>
            </w:pPr>
          </w:p>
        </w:tc>
        <w:tc>
          <w:tcPr>
            <w:tcW w:w="396" w:type="pct"/>
          </w:tcPr>
          <w:p w14:paraId="67AE1029" w14:textId="77777777" w:rsidR="009D2E90" w:rsidRPr="009D2E90" w:rsidRDefault="009D2E90" w:rsidP="009D2E90">
            <w:pPr>
              <w:jc w:val="both"/>
              <w:rPr>
                <w:rFonts w:ascii="Helvetica" w:hAnsi="Helvetica" w:cs="Helvetica"/>
                <w:sz w:val="22"/>
                <w:szCs w:val="22"/>
              </w:rPr>
            </w:pPr>
          </w:p>
        </w:tc>
      </w:tr>
    </w:tbl>
    <w:p w14:paraId="205CC482"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27"/>
        <w:gridCol w:w="2684"/>
        <w:gridCol w:w="1801"/>
        <w:gridCol w:w="849"/>
        <w:gridCol w:w="849"/>
        <w:gridCol w:w="849"/>
        <w:gridCol w:w="849"/>
        <w:gridCol w:w="851"/>
      </w:tblGrid>
      <w:tr w:rsidR="009D2E90" w:rsidRPr="009D2E90" w14:paraId="61751FB0" w14:textId="77777777" w:rsidTr="00E87A6C">
        <w:tc>
          <w:tcPr>
            <w:tcW w:w="5000" w:type="pct"/>
            <w:gridSpan w:val="8"/>
          </w:tcPr>
          <w:p w14:paraId="21EB785C" w14:textId="568F8961"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4.2.3 Dereliction </w:t>
            </w:r>
            <w:r w:rsidR="00E00C3B" w:rsidRPr="009D2E90">
              <w:rPr>
                <w:rFonts w:ascii="Helvetica" w:hAnsi="Helvetica" w:cs="Helvetica"/>
                <w:sz w:val="22"/>
                <w:szCs w:val="22"/>
              </w:rPr>
              <w:t>of</w:t>
            </w:r>
            <w:r w:rsidRPr="009D2E90">
              <w:rPr>
                <w:rFonts w:ascii="Helvetica" w:hAnsi="Helvetica" w:cs="Helvetica"/>
                <w:sz w:val="22"/>
                <w:szCs w:val="22"/>
              </w:rPr>
              <w:t xml:space="preserve"> Duty</w:t>
            </w:r>
          </w:p>
        </w:tc>
      </w:tr>
      <w:tr w:rsidR="009D2E90" w:rsidRPr="009D2E90" w14:paraId="16B50B1E" w14:textId="77777777" w:rsidTr="00E87A6C">
        <w:tc>
          <w:tcPr>
            <w:tcW w:w="825" w:type="pct"/>
          </w:tcPr>
          <w:p w14:paraId="654D7A9A"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Failure to comply with a duty to perform a task or job function in terms of allocated tasks and or your job description and or general and recurring duties assigned to the employee.</w:t>
            </w:r>
          </w:p>
        </w:tc>
        <w:tc>
          <w:tcPr>
            <w:tcW w:w="1283" w:type="pct"/>
          </w:tcPr>
          <w:p w14:paraId="686553B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Dereliction of duty in that on </w:t>
            </w:r>
            <w:r w:rsidRPr="009D2E90">
              <w:rPr>
                <w:rFonts w:ascii="Helvetica" w:hAnsi="Helvetica" w:cs="Helvetica"/>
                <w:sz w:val="22"/>
                <w:szCs w:val="22"/>
                <w:u w:val="single"/>
              </w:rPr>
              <w:t>(date</w:t>
            </w:r>
            <w:r w:rsidRPr="009D2E90">
              <w:rPr>
                <w:rFonts w:ascii="Helvetica" w:hAnsi="Helvetica" w:cs="Helvetica"/>
                <w:sz w:val="22"/>
                <w:szCs w:val="22"/>
              </w:rPr>
              <w:t xml:space="preserve">) you failed to complete </w:t>
            </w:r>
            <w:r w:rsidRPr="009D2E90">
              <w:rPr>
                <w:rFonts w:ascii="Helvetica" w:hAnsi="Helvetica" w:cs="Helvetica"/>
                <w:sz w:val="22"/>
                <w:szCs w:val="22"/>
                <w:u w:val="single"/>
              </w:rPr>
              <w:t>(describe task or function</w:t>
            </w:r>
            <w:r w:rsidRPr="009D2E90">
              <w:rPr>
                <w:rFonts w:ascii="Helvetica" w:hAnsi="Helvetica" w:cs="Helvetica"/>
                <w:sz w:val="22"/>
                <w:szCs w:val="22"/>
              </w:rPr>
              <w:t>), a task assigned to you</w:t>
            </w:r>
          </w:p>
          <w:p w14:paraId="1249714B" w14:textId="77777777" w:rsidR="009D2E90" w:rsidRPr="009D2E90" w:rsidRDefault="009D2E90" w:rsidP="009D2E90">
            <w:pPr>
              <w:jc w:val="both"/>
              <w:rPr>
                <w:rFonts w:ascii="Helvetica" w:hAnsi="Helvetica" w:cs="Helvetica"/>
                <w:sz w:val="22"/>
                <w:szCs w:val="22"/>
              </w:rPr>
            </w:pPr>
          </w:p>
          <w:p w14:paraId="268C0D9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Note 1: </w:t>
            </w:r>
          </w:p>
          <w:p w14:paraId="65F2D87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Refer to insubordination for alternative charge</w:t>
            </w:r>
          </w:p>
        </w:tc>
        <w:tc>
          <w:tcPr>
            <w:tcW w:w="861" w:type="pct"/>
          </w:tcPr>
          <w:p w14:paraId="306708F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Failing to complete a task allocated to the employee</w:t>
            </w:r>
          </w:p>
        </w:tc>
        <w:tc>
          <w:tcPr>
            <w:tcW w:w="406" w:type="pct"/>
          </w:tcPr>
          <w:p w14:paraId="7BCF233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VW</w:t>
            </w:r>
          </w:p>
        </w:tc>
        <w:tc>
          <w:tcPr>
            <w:tcW w:w="406" w:type="pct"/>
          </w:tcPr>
          <w:p w14:paraId="54863BF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1</w:t>
            </w:r>
            <w:r w:rsidRPr="009D2E90">
              <w:rPr>
                <w:rFonts w:ascii="Helvetica" w:hAnsi="Helvetica" w:cs="Helvetica"/>
                <w:sz w:val="22"/>
                <w:szCs w:val="22"/>
                <w:vertAlign w:val="superscript"/>
              </w:rPr>
              <w:t>st</w:t>
            </w:r>
            <w:r w:rsidRPr="009D2E90">
              <w:rPr>
                <w:rFonts w:ascii="Helvetica" w:hAnsi="Helvetica" w:cs="Helvetica"/>
                <w:sz w:val="22"/>
                <w:szCs w:val="22"/>
              </w:rPr>
              <w:t xml:space="preserve"> WW</w:t>
            </w:r>
          </w:p>
        </w:tc>
        <w:tc>
          <w:tcPr>
            <w:tcW w:w="406" w:type="pct"/>
          </w:tcPr>
          <w:p w14:paraId="3CB71D84"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2</w:t>
            </w:r>
            <w:r w:rsidRPr="009D2E90">
              <w:rPr>
                <w:rFonts w:ascii="Helvetica" w:hAnsi="Helvetica" w:cs="Helvetica"/>
                <w:sz w:val="22"/>
                <w:szCs w:val="22"/>
                <w:vertAlign w:val="superscript"/>
              </w:rPr>
              <w:t>nd</w:t>
            </w:r>
            <w:r w:rsidRPr="009D2E90">
              <w:rPr>
                <w:rFonts w:ascii="Helvetica" w:hAnsi="Helvetica" w:cs="Helvetica"/>
                <w:sz w:val="22"/>
                <w:szCs w:val="22"/>
              </w:rPr>
              <w:t xml:space="preserve"> WW</w:t>
            </w:r>
          </w:p>
        </w:tc>
        <w:tc>
          <w:tcPr>
            <w:tcW w:w="406" w:type="pct"/>
          </w:tcPr>
          <w:p w14:paraId="57F41FE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406" w:type="pct"/>
          </w:tcPr>
          <w:p w14:paraId="4B79B22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r>
    </w:tbl>
    <w:p w14:paraId="3A783C2A"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33"/>
        <w:gridCol w:w="2665"/>
        <w:gridCol w:w="1814"/>
        <w:gridCol w:w="849"/>
        <w:gridCol w:w="849"/>
        <w:gridCol w:w="849"/>
        <w:gridCol w:w="849"/>
        <w:gridCol w:w="851"/>
      </w:tblGrid>
      <w:tr w:rsidR="009D2E90" w:rsidRPr="009D2E90" w14:paraId="38E2C181" w14:textId="77777777" w:rsidTr="00E87A6C">
        <w:tc>
          <w:tcPr>
            <w:tcW w:w="5000" w:type="pct"/>
            <w:gridSpan w:val="8"/>
          </w:tcPr>
          <w:p w14:paraId="31A8EEE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4.2.4 Loafing/ Idleness</w:t>
            </w:r>
          </w:p>
        </w:tc>
      </w:tr>
      <w:tr w:rsidR="009D2E90" w:rsidRPr="009D2E90" w14:paraId="21CADB13" w14:textId="77777777" w:rsidTr="00E87A6C">
        <w:tc>
          <w:tcPr>
            <w:tcW w:w="828" w:type="pct"/>
          </w:tcPr>
          <w:p w14:paraId="6E264FA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Refers to standing or sitting about idly or sauntering lazily or aimlessly and thereby neglecting one’s work, failing to work when there is work to be completed</w:t>
            </w:r>
          </w:p>
        </w:tc>
        <w:tc>
          <w:tcPr>
            <w:tcW w:w="1274" w:type="pct"/>
          </w:tcPr>
          <w:p w14:paraId="4ECB633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Loafing/ Idleness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failed to devote </w:t>
            </w:r>
            <w:proofErr w:type="gramStart"/>
            <w:r w:rsidRPr="009D2E90">
              <w:rPr>
                <w:rFonts w:ascii="Helvetica" w:hAnsi="Helvetica" w:cs="Helvetica"/>
                <w:sz w:val="22"/>
                <w:szCs w:val="22"/>
              </w:rPr>
              <w:t>all of</w:t>
            </w:r>
            <w:proofErr w:type="gramEnd"/>
            <w:r w:rsidRPr="009D2E90">
              <w:rPr>
                <w:rFonts w:ascii="Helvetica" w:hAnsi="Helvetica" w:cs="Helvetica"/>
                <w:sz w:val="22"/>
                <w:szCs w:val="22"/>
              </w:rPr>
              <w:t xml:space="preserve"> your time to the furtherance of your duties in that you </w:t>
            </w:r>
            <w:r w:rsidRPr="009D2E90">
              <w:rPr>
                <w:rFonts w:ascii="Helvetica" w:hAnsi="Helvetica" w:cs="Helvetica"/>
                <w:sz w:val="22"/>
                <w:szCs w:val="22"/>
                <w:u w:val="single"/>
              </w:rPr>
              <w:t>(describe the event)</w:t>
            </w:r>
          </w:p>
          <w:p w14:paraId="6BA9CD7B" w14:textId="77777777" w:rsidR="009D2E90" w:rsidRPr="009D2E90" w:rsidRDefault="009D2E90" w:rsidP="009D2E90">
            <w:pPr>
              <w:jc w:val="both"/>
              <w:rPr>
                <w:rFonts w:ascii="Helvetica" w:hAnsi="Helvetica" w:cs="Helvetica"/>
                <w:sz w:val="22"/>
                <w:szCs w:val="22"/>
              </w:rPr>
            </w:pPr>
          </w:p>
        </w:tc>
        <w:tc>
          <w:tcPr>
            <w:tcW w:w="867" w:type="pct"/>
          </w:tcPr>
          <w:p w14:paraId="6C3CD0B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Where an employee is found doing non-worked related acts instead of concentrating on his/her work.</w:t>
            </w:r>
          </w:p>
        </w:tc>
        <w:tc>
          <w:tcPr>
            <w:tcW w:w="406" w:type="pct"/>
          </w:tcPr>
          <w:p w14:paraId="7420893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VW</w:t>
            </w:r>
          </w:p>
        </w:tc>
        <w:tc>
          <w:tcPr>
            <w:tcW w:w="406" w:type="pct"/>
          </w:tcPr>
          <w:p w14:paraId="1F3E24B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1</w:t>
            </w:r>
            <w:r w:rsidRPr="009D2E90">
              <w:rPr>
                <w:rFonts w:ascii="Helvetica" w:hAnsi="Helvetica" w:cs="Helvetica"/>
                <w:sz w:val="22"/>
                <w:szCs w:val="22"/>
                <w:vertAlign w:val="superscript"/>
              </w:rPr>
              <w:t>st</w:t>
            </w:r>
            <w:r w:rsidRPr="009D2E90">
              <w:rPr>
                <w:rFonts w:ascii="Helvetica" w:hAnsi="Helvetica" w:cs="Helvetica"/>
                <w:sz w:val="22"/>
                <w:szCs w:val="22"/>
              </w:rPr>
              <w:t xml:space="preserve"> WW</w:t>
            </w:r>
          </w:p>
        </w:tc>
        <w:tc>
          <w:tcPr>
            <w:tcW w:w="406" w:type="pct"/>
          </w:tcPr>
          <w:p w14:paraId="2E13001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2</w:t>
            </w:r>
            <w:r w:rsidRPr="009D2E90">
              <w:rPr>
                <w:rFonts w:ascii="Helvetica" w:hAnsi="Helvetica" w:cs="Helvetica"/>
                <w:sz w:val="22"/>
                <w:szCs w:val="22"/>
                <w:vertAlign w:val="superscript"/>
              </w:rPr>
              <w:t>nd</w:t>
            </w:r>
            <w:r w:rsidRPr="009D2E90">
              <w:rPr>
                <w:rFonts w:ascii="Helvetica" w:hAnsi="Helvetica" w:cs="Helvetica"/>
                <w:sz w:val="22"/>
                <w:szCs w:val="22"/>
              </w:rPr>
              <w:t xml:space="preserve"> WW</w:t>
            </w:r>
          </w:p>
        </w:tc>
        <w:tc>
          <w:tcPr>
            <w:tcW w:w="406" w:type="pct"/>
          </w:tcPr>
          <w:p w14:paraId="29F7E92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406" w:type="pct"/>
          </w:tcPr>
          <w:p w14:paraId="26B8FCE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r>
      <w:tr w:rsidR="009D2E90" w:rsidRPr="009D2E90" w14:paraId="4C1BC070" w14:textId="77777777" w:rsidTr="00E87A6C">
        <w:tc>
          <w:tcPr>
            <w:tcW w:w="5000" w:type="pct"/>
            <w:gridSpan w:val="8"/>
          </w:tcPr>
          <w:p w14:paraId="7E43215E"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Note: Attention must be paid to the differences between incapacity (cannot) and misconduct (will not). The disciplinary steps provided for in the code should be applied for “will not”.</w:t>
            </w:r>
          </w:p>
          <w:p w14:paraId="70641F9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If the unsatisfactory work performance is due to incapacity (cannot), the incapacity procedure should be followed. </w:t>
            </w:r>
          </w:p>
        </w:tc>
      </w:tr>
    </w:tbl>
    <w:p w14:paraId="5FB25C88" w14:textId="77777777" w:rsidR="009D2E90" w:rsidRPr="009D2E90" w:rsidRDefault="009D2E90" w:rsidP="009D2E90">
      <w:pPr>
        <w:jc w:val="both"/>
        <w:rPr>
          <w:rFonts w:ascii="Helvetica" w:hAnsi="Helvetica" w:cs="Helvetica"/>
          <w:sz w:val="22"/>
          <w:szCs w:val="22"/>
        </w:rPr>
      </w:pPr>
    </w:p>
    <w:p w14:paraId="5894B10F" w14:textId="77777777" w:rsidR="009D2E90" w:rsidRPr="009D2E90" w:rsidRDefault="009D2E90" w:rsidP="009D2E90">
      <w:r w:rsidRPr="009D2E90">
        <w:t>4.3</w:t>
      </w:r>
      <w:r w:rsidRPr="009D2E90">
        <w:tab/>
        <w:t>Conduct related offences</w:t>
      </w:r>
    </w:p>
    <w:p w14:paraId="5B597C9E"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30B7C265" w14:textId="77777777" w:rsidTr="00E87A6C">
        <w:tc>
          <w:tcPr>
            <w:tcW w:w="5000" w:type="pct"/>
            <w:gridSpan w:val="8"/>
          </w:tcPr>
          <w:p w14:paraId="130E900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4.3.1 Abusive Language</w:t>
            </w:r>
          </w:p>
        </w:tc>
      </w:tr>
      <w:tr w:rsidR="009D2E90" w:rsidRPr="009D2E90" w14:paraId="031CDE34" w14:textId="77777777" w:rsidTr="00E87A6C">
        <w:tc>
          <w:tcPr>
            <w:tcW w:w="839" w:type="pct"/>
          </w:tcPr>
          <w:p w14:paraId="14A9677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 </w:t>
            </w:r>
            <w:r w:rsidRPr="009D2E90">
              <w:rPr>
                <w:rFonts w:ascii="Helvetica" w:hAnsi="Helvetica" w:cs="Helvetica"/>
                <w:sz w:val="22"/>
                <w:szCs w:val="22"/>
              </w:rPr>
              <w:t>Language that is inappropriate, abusive to an employee or groups of employees and may or may not be derogatory in nature</w:t>
            </w:r>
          </w:p>
        </w:tc>
        <w:tc>
          <w:tcPr>
            <w:tcW w:w="1304" w:type="pct"/>
          </w:tcPr>
          <w:p w14:paraId="41F34B1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Use of abusive language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used abusive language while addressing </w:t>
            </w:r>
            <w:r w:rsidRPr="009D2E90">
              <w:rPr>
                <w:rFonts w:ascii="Helvetica" w:hAnsi="Helvetica" w:cs="Helvetica"/>
                <w:sz w:val="22"/>
                <w:szCs w:val="22"/>
                <w:u w:val="single"/>
              </w:rPr>
              <w:t>(victims name)</w:t>
            </w:r>
          </w:p>
        </w:tc>
        <w:tc>
          <w:tcPr>
            <w:tcW w:w="876" w:type="pct"/>
          </w:tcPr>
          <w:p w14:paraId="2D93E1A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Use of abusive language.</w:t>
            </w:r>
          </w:p>
          <w:p w14:paraId="1D43D381" w14:textId="77777777" w:rsidR="009D2E90" w:rsidRPr="009D2E90" w:rsidRDefault="009D2E90" w:rsidP="009D2E90">
            <w:pPr>
              <w:jc w:val="both"/>
              <w:rPr>
                <w:rFonts w:ascii="Helvetica" w:hAnsi="Helvetica" w:cs="Helvetica"/>
                <w:sz w:val="22"/>
                <w:szCs w:val="22"/>
              </w:rPr>
            </w:pPr>
          </w:p>
          <w:p w14:paraId="4E15B28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Swearing at fellow employees.</w:t>
            </w:r>
          </w:p>
        </w:tc>
        <w:tc>
          <w:tcPr>
            <w:tcW w:w="396" w:type="pct"/>
          </w:tcPr>
          <w:p w14:paraId="317008B8"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396" w:type="pct"/>
          </w:tcPr>
          <w:p w14:paraId="320B3C7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41C1904" w14:textId="77777777" w:rsidR="009D2E90" w:rsidRPr="009D2E90" w:rsidRDefault="009D2E90" w:rsidP="009D2E90">
            <w:pPr>
              <w:jc w:val="both"/>
              <w:rPr>
                <w:rFonts w:ascii="Helvetica" w:hAnsi="Helvetica" w:cs="Helvetica"/>
                <w:sz w:val="22"/>
                <w:szCs w:val="22"/>
              </w:rPr>
            </w:pPr>
          </w:p>
        </w:tc>
        <w:tc>
          <w:tcPr>
            <w:tcW w:w="396" w:type="pct"/>
          </w:tcPr>
          <w:p w14:paraId="74F8A297" w14:textId="77777777" w:rsidR="009D2E90" w:rsidRPr="009D2E90" w:rsidRDefault="009D2E90" w:rsidP="009D2E90">
            <w:pPr>
              <w:jc w:val="both"/>
              <w:rPr>
                <w:rFonts w:ascii="Helvetica" w:hAnsi="Helvetica" w:cs="Helvetica"/>
                <w:sz w:val="22"/>
                <w:szCs w:val="22"/>
              </w:rPr>
            </w:pPr>
          </w:p>
        </w:tc>
        <w:tc>
          <w:tcPr>
            <w:tcW w:w="396" w:type="pct"/>
          </w:tcPr>
          <w:p w14:paraId="018269AE" w14:textId="77777777" w:rsidR="009D2E90" w:rsidRPr="009D2E90" w:rsidRDefault="009D2E90" w:rsidP="009D2E90">
            <w:pPr>
              <w:jc w:val="both"/>
              <w:rPr>
                <w:rFonts w:ascii="Helvetica" w:hAnsi="Helvetica" w:cs="Helvetica"/>
                <w:sz w:val="22"/>
                <w:szCs w:val="22"/>
              </w:rPr>
            </w:pPr>
          </w:p>
        </w:tc>
      </w:tr>
    </w:tbl>
    <w:p w14:paraId="058527E5"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300016B2" w14:textId="77777777" w:rsidTr="00E87A6C">
        <w:tc>
          <w:tcPr>
            <w:tcW w:w="5000" w:type="pct"/>
            <w:gridSpan w:val="8"/>
          </w:tcPr>
          <w:p w14:paraId="6058213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4.3.2 Sexual or racial harassment </w:t>
            </w:r>
          </w:p>
        </w:tc>
      </w:tr>
      <w:tr w:rsidR="009D2E90" w:rsidRPr="009D2E90" w14:paraId="46258578" w14:textId="77777777" w:rsidTr="00E87A6C">
        <w:tc>
          <w:tcPr>
            <w:tcW w:w="839" w:type="pct"/>
          </w:tcPr>
          <w:p w14:paraId="0E737CD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Sexual harassment is attention of a sexual nature that is offensive and unwanted. The unwanted attention distinguishes it from behaviour that is welcome and mutual.</w:t>
            </w:r>
          </w:p>
          <w:p w14:paraId="7F89E7B9" w14:textId="77777777" w:rsidR="009D2E90" w:rsidRPr="009D2E90" w:rsidRDefault="009D2E90" w:rsidP="009D2E90">
            <w:pPr>
              <w:jc w:val="both"/>
              <w:rPr>
                <w:rFonts w:ascii="Helvetica" w:hAnsi="Helvetica" w:cs="Helvetica"/>
                <w:sz w:val="22"/>
                <w:szCs w:val="22"/>
              </w:rPr>
            </w:pPr>
          </w:p>
          <w:p w14:paraId="688BA24F" w14:textId="77777777" w:rsidR="009D2E90" w:rsidRPr="009D2E90" w:rsidRDefault="009D2E90" w:rsidP="009D2E90">
            <w:pPr>
              <w:jc w:val="both"/>
              <w:rPr>
                <w:rFonts w:ascii="Helvetica" w:hAnsi="Helvetica" w:cs="Helvetica"/>
                <w:sz w:val="22"/>
                <w:szCs w:val="22"/>
              </w:rPr>
            </w:pPr>
          </w:p>
          <w:p w14:paraId="4FDEA583"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Racial harassment is offensive conduct towards someone because of their race</w:t>
            </w:r>
          </w:p>
        </w:tc>
        <w:tc>
          <w:tcPr>
            <w:tcW w:w="1304" w:type="pct"/>
          </w:tcPr>
          <w:p w14:paraId="2B807340"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t xml:space="preserve">Sexual harassment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t>
            </w:r>
            <w:r w:rsidRPr="009D2E90">
              <w:rPr>
                <w:rFonts w:ascii="Helvetica" w:hAnsi="Helvetica" w:cs="Helvetica"/>
                <w:sz w:val="22"/>
                <w:szCs w:val="22"/>
                <w:u w:val="single"/>
              </w:rPr>
              <w:t>(describe incident)</w:t>
            </w:r>
          </w:p>
          <w:p w14:paraId="79D21DDC" w14:textId="77777777" w:rsidR="009D2E90" w:rsidRPr="009D2E90" w:rsidRDefault="009D2E90" w:rsidP="009D2E90">
            <w:pPr>
              <w:jc w:val="both"/>
              <w:rPr>
                <w:rFonts w:ascii="Helvetica" w:hAnsi="Helvetica" w:cs="Helvetica"/>
                <w:sz w:val="22"/>
                <w:szCs w:val="22"/>
                <w:u w:val="single"/>
              </w:rPr>
            </w:pPr>
          </w:p>
          <w:p w14:paraId="0CD0894B" w14:textId="77777777" w:rsidR="009D2E90" w:rsidRPr="009D2E90" w:rsidRDefault="009D2E90" w:rsidP="009D2E90">
            <w:pPr>
              <w:jc w:val="both"/>
              <w:rPr>
                <w:rFonts w:ascii="Helvetica" w:hAnsi="Helvetica" w:cs="Helvetica"/>
                <w:sz w:val="22"/>
                <w:szCs w:val="22"/>
                <w:u w:val="single"/>
              </w:rPr>
            </w:pPr>
          </w:p>
          <w:p w14:paraId="372FCC34" w14:textId="77777777" w:rsidR="009D2E90" w:rsidRPr="009D2E90" w:rsidRDefault="009D2E90" w:rsidP="009D2E90">
            <w:pPr>
              <w:jc w:val="both"/>
              <w:rPr>
                <w:rFonts w:ascii="Helvetica" w:hAnsi="Helvetica" w:cs="Helvetica"/>
                <w:sz w:val="22"/>
                <w:szCs w:val="22"/>
                <w:u w:val="single"/>
              </w:rPr>
            </w:pPr>
          </w:p>
          <w:p w14:paraId="3FB9A515" w14:textId="77777777" w:rsidR="009D2E90" w:rsidRPr="009D2E90" w:rsidRDefault="009D2E90" w:rsidP="009D2E90">
            <w:pPr>
              <w:jc w:val="both"/>
              <w:rPr>
                <w:rFonts w:ascii="Helvetica" w:hAnsi="Helvetica" w:cs="Helvetica"/>
                <w:sz w:val="22"/>
                <w:szCs w:val="22"/>
                <w:u w:val="single"/>
              </w:rPr>
            </w:pPr>
          </w:p>
          <w:p w14:paraId="4FFEE753" w14:textId="77777777" w:rsidR="009D2E90" w:rsidRPr="009D2E90" w:rsidRDefault="009D2E90" w:rsidP="009D2E90">
            <w:pPr>
              <w:jc w:val="both"/>
              <w:rPr>
                <w:rFonts w:ascii="Helvetica" w:hAnsi="Helvetica" w:cs="Helvetica"/>
                <w:sz w:val="22"/>
                <w:szCs w:val="22"/>
                <w:u w:val="single"/>
              </w:rPr>
            </w:pPr>
          </w:p>
          <w:p w14:paraId="00FD4D0C" w14:textId="77777777" w:rsidR="009D2E90" w:rsidRPr="009D2E90" w:rsidRDefault="009D2E90" w:rsidP="009D2E90">
            <w:pPr>
              <w:jc w:val="both"/>
              <w:rPr>
                <w:rFonts w:ascii="Helvetica" w:hAnsi="Helvetica" w:cs="Helvetica"/>
                <w:sz w:val="22"/>
                <w:szCs w:val="22"/>
                <w:u w:val="single"/>
              </w:rPr>
            </w:pPr>
          </w:p>
          <w:p w14:paraId="10817C6F" w14:textId="77777777" w:rsidR="009D2E90" w:rsidRPr="009D2E90" w:rsidRDefault="009D2E90" w:rsidP="009D2E90">
            <w:pPr>
              <w:jc w:val="both"/>
              <w:rPr>
                <w:rFonts w:ascii="Helvetica" w:hAnsi="Helvetica" w:cs="Helvetica"/>
                <w:sz w:val="22"/>
                <w:szCs w:val="22"/>
                <w:u w:val="single"/>
              </w:rPr>
            </w:pPr>
          </w:p>
          <w:p w14:paraId="528F7535" w14:textId="77777777" w:rsidR="009D2E90" w:rsidRPr="009D2E90" w:rsidRDefault="009D2E90" w:rsidP="009D2E90">
            <w:pPr>
              <w:jc w:val="both"/>
              <w:rPr>
                <w:rFonts w:ascii="Helvetica" w:hAnsi="Helvetica" w:cs="Helvetica"/>
                <w:sz w:val="22"/>
                <w:szCs w:val="22"/>
                <w:u w:val="single"/>
              </w:rPr>
            </w:pPr>
          </w:p>
          <w:p w14:paraId="64905126" w14:textId="77777777" w:rsidR="009D2E90" w:rsidRPr="009D2E90" w:rsidRDefault="009D2E90" w:rsidP="009D2E90">
            <w:pPr>
              <w:jc w:val="both"/>
              <w:rPr>
                <w:rFonts w:ascii="Helvetica" w:hAnsi="Helvetica" w:cs="Helvetica"/>
                <w:sz w:val="22"/>
                <w:szCs w:val="22"/>
                <w:u w:val="single"/>
              </w:rPr>
            </w:pPr>
          </w:p>
          <w:p w14:paraId="0F860DB4" w14:textId="77777777" w:rsidR="009D2E90" w:rsidRPr="009D2E90" w:rsidRDefault="009D2E90" w:rsidP="009D2E90">
            <w:pPr>
              <w:jc w:val="both"/>
              <w:rPr>
                <w:rFonts w:ascii="Helvetica" w:hAnsi="Helvetica" w:cs="Helvetica"/>
                <w:sz w:val="22"/>
                <w:szCs w:val="22"/>
                <w:u w:val="single"/>
              </w:rPr>
            </w:pPr>
          </w:p>
          <w:p w14:paraId="24C85F46"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t>Racial harassment in that on the (</w:t>
            </w:r>
            <w:r w:rsidRPr="009D2E90">
              <w:rPr>
                <w:rFonts w:ascii="Helvetica" w:hAnsi="Helvetica" w:cs="Helvetica"/>
                <w:sz w:val="22"/>
                <w:szCs w:val="22"/>
                <w:u w:val="single"/>
              </w:rPr>
              <w:t xml:space="preserve">date) </w:t>
            </w:r>
            <w:r w:rsidRPr="009D2E90">
              <w:rPr>
                <w:rFonts w:ascii="Helvetica" w:hAnsi="Helvetica" w:cs="Helvetica"/>
                <w:sz w:val="22"/>
                <w:szCs w:val="22"/>
              </w:rPr>
              <w:t xml:space="preserve">you </w:t>
            </w:r>
            <w:r w:rsidRPr="009D2E90">
              <w:rPr>
                <w:rFonts w:ascii="Helvetica" w:hAnsi="Helvetica" w:cs="Helvetica"/>
                <w:sz w:val="22"/>
                <w:szCs w:val="22"/>
                <w:u w:val="single"/>
              </w:rPr>
              <w:t>(describe incident)</w:t>
            </w:r>
          </w:p>
          <w:p w14:paraId="35FBD2B4" w14:textId="77777777" w:rsidR="009D2E90" w:rsidRPr="009D2E90" w:rsidRDefault="009D2E90" w:rsidP="009D2E90">
            <w:pPr>
              <w:jc w:val="both"/>
              <w:rPr>
                <w:rFonts w:ascii="Helvetica" w:hAnsi="Helvetica" w:cs="Helvetica"/>
                <w:sz w:val="22"/>
                <w:szCs w:val="22"/>
              </w:rPr>
            </w:pPr>
          </w:p>
        </w:tc>
        <w:tc>
          <w:tcPr>
            <w:tcW w:w="876" w:type="pct"/>
          </w:tcPr>
          <w:p w14:paraId="18CF07C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The sending of unsolicited email and or messages of a sexual nature.</w:t>
            </w:r>
          </w:p>
          <w:p w14:paraId="596B1717" w14:textId="77777777" w:rsidR="009D2E90" w:rsidRPr="009D2E90" w:rsidRDefault="009D2E90" w:rsidP="009D2E90">
            <w:pPr>
              <w:jc w:val="both"/>
              <w:rPr>
                <w:rFonts w:ascii="Helvetica" w:hAnsi="Helvetica" w:cs="Helvetica"/>
                <w:sz w:val="22"/>
                <w:szCs w:val="22"/>
              </w:rPr>
            </w:pPr>
          </w:p>
          <w:p w14:paraId="7C61C27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The making of comments and or suggestive remarks and or actions that have a sexual connotation or meaning </w:t>
            </w:r>
          </w:p>
          <w:p w14:paraId="4D6E4BC3" w14:textId="77777777" w:rsidR="009D2E90" w:rsidRPr="009D2E90" w:rsidRDefault="009D2E90" w:rsidP="009D2E90">
            <w:pPr>
              <w:jc w:val="both"/>
              <w:rPr>
                <w:rFonts w:ascii="Helvetica" w:hAnsi="Helvetica" w:cs="Helvetica"/>
                <w:sz w:val="22"/>
                <w:szCs w:val="22"/>
              </w:rPr>
            </w:pPr>
          </w:p>
          <w:p w14:paraId="1B5D4D7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The making of derogatory and/or offensive remarks to someone or about someone in reference to their race including the use of offensive stereotypes and labels</w:t>
            </w:r>
          </w:p>
        </w:tc>
        <w:tc>
          <w:tcPr>
            <w:tcW w:w="396" w:type="pct"/>
            <w:vAlign w:val="center"/>
          </w:tcPr>
          <w:p w14:paraId="6572592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p w14:paraId="6ED1FA9D" w14:textId="77777777" w:rsidR="009D2E90" w:rsidRPr="009D2E90" w:rsidRDefault="009D2E90" w:rsidP="009D2E90">
            <w:pPr>
              <w:jc w:val="both"/>
              <w:rPr>
                <w:rFonts w:ascii="Helvetica" w:hAnsi="Helvetica" w:cs="Helvetica"/>
                <w:sz w:val="22"/>
                <w:szCs w:val="22"/>
              </w:rPr>
            </w:pPr>
          </w:p>
          <w:p w14:paraId="088838A6" w14:textId="77777777" w:rsidR="009D2E90" w:rsidRPr="009D2E90" w:rsidRDefault="009D2E90" w:rsidP="009D2E90">
            <w:pPr>
              <w:jc w:val="both"/>
              <w:rPr>
                <w:rFonts w:ascii="Helvetica" w:hAnsi="Helvetica" w:cs="Helvetica"/>
                <w:sz w:val="22"/>
                <w:szCs w:val="22"/>
              </w:rPr>
            </w:pPr>
          </w:p>
          <w:p w14:paraId="6CF1E316" w14:textId="77777777" w:rsidR="009D2E90" w:rsidRPr="009D2E90" w:rsidRDefault="009D2E90" w:rsidP="009D2E90">
            <w:pPr>
              <w:jc w:val="both"/>
              <w:rPr>
                <w:rFonts w:ascii="Helvetica" w:hAnsi="Helvetica" w:cs="Helvetica"/>
                <w:sz w:val="22"/>
                <w:szCs w:val="22"/>
              </w:rPr>
            </w:pPr>
          </w:p>
          <w:p w14:paraId="16A1B855" w14:textId="77777777" w:rsidR="009D2E90" w:rsidRPr="009D2E90" w:rsidRDefault="009D2E90" w:rsidP="009D2E90">
            <w:pPr>
              <w:jc w:val="both"/>
              <w:rPr>
                <w:rFonts w:ascii="Helvetica" w:hAnsi="Helvetica" w:cs="Helvetica"/>
                <w:sz w:val="22"/>
                <w:szCs w:val="22"/>
              </w:rPr>
            </w:pPr>
          </w:p>
          <w:p w14:paraId="552959BD" w14:textId="77777777" w:rsidR="009D2E90" w:rsidRPr="009D2E90" w:rsidRDefault="009D2E90" w:rsidP="009D2E90">
            <w:pPr>
              <w:jc w:val="both"/>
              <w:rPr>
                <w:rFonts w:ascii="Helvetica" w:hAnsi="Helvetica" w:cs="Helvetica"/>
                <w:sz w:val="22"/>
                <w:szCs w:val="22"/>
              </w:rPr>
            </w:pPr>
          </w:p>
          <w:p w14:paraId="2E647EBA" w14:textId="77777777" w:rsidR="009D2E90" w:rsidRPr="009D2E90" w:rsidRDefault="009D2E90" w:rsidP="009D2E90">
            <w:pPr>
              <w:jc w:val="both"/>
              <w:rPr>
                <w:rFonts w:ascii="Helvetica" w:hAnsi="Helvetica" w:cs="Helvetica"/>
                <w:sz w:val="22"/>
                <w:szCs w:val="22"/>
              </w:rPr>
            </w:pPr>
          </w:p>
          <w:p w14:paraId="605E81F5" w14:textId="77777777" w:rsidR="009D2E90" w:rsidRPr="009D2E90" w:rsidRDefault="009D2E90" w:rsidP="009D2E90">
            <w:pPr>
              <w:jc w:val="both"/>
              <w:rPr>
                <w:rFonts w:ascii="Helvetica" w:hAnsi="Helvetica" w:cs="Helvetica"/>
                <w:sz w:val="22"/>
                <w:szCs w:val="22"/>
              </w:rPr>
            </w:pPr>
          </w:p>
          <w:p w14:paraId="24AC6C6C" w14:textId="77777777" w:rsidR="009D2E90" w:rsidRPr="009D2E90" w:rsidRDefault="009D2E90" w:rsidP="009D2E90">
            <w:pPr>
              <w:jc w:val="both"/>
              <w:rPr>
                <w:rFonts w:ascii="Helvetica" w:hAnsi="Helvetica" w:cs="Helvetica"/>
                <w:sz w:val="22"/>
                <w:szCs w:val="22"/>
              </w:rPr>
            </w:pPr>
          </w:p>
          <w:p w14:paraId="05C82B9A" w14:textId="77777777" w:rsidR="009D2E90" w:rsidRPr="009D2E90" w:rsidRDefault="009D2E90" w:rsidP="009D2E90">
            <w:pPr>
              <w:jc w:val="both"/>
              <w:rPr>
                <w:rFonts w:ascii="Helvetica" w:hAnsi="Helvetica" w:cs="Helvetica"/>
                <w:sz w:val="22"/>
                <w:szCs w:val="22"/>
              </w:rPr>
            </w:pPr>
          </w:p>
          <w:p w14:paraId="6B3D678B" w14:textId="77777777" w:rsidR="009D2E90" w:rsidRPr="009D2E90" w:rsidRDefault="009D2E90" w:rsidP="009D2E90">
            <w:pPr>
              <w:jc w:val="both"/>
              <w:rPr>
                <w:rFonts w:ascii="Helvetica" w:hAnsi="Helvetica" w:cs="Helvetica"/>
                <w:sz w:val="22"/>
                <w:szCs w:val="22"/>
              </w:rPr>
            </w:pPr>
          </w:p>
          <w:p w14:paraId="2DBA2CF8" w14:textId="77777777" w:rsidR="009D2E90" w:rsidRPr="009D2E90" w:rsidRDefault="009D2E90" w:rsidP="009D2E90">
            <w:pPr>
              <w:jc w:val="both"/>
              <w:rPr>
                <w:rFonts w:ascii="Helvetica" w:hAnsi="Helvetica" w:cs="Helvetica"/>
                <w:sz w:val="22"/>
                <w:szCs w:val="22"/>
              </w:rPr>
            </w:pPr>
          </w:p>
          <w:p w14:paraId="5A5BE81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p w14:paraId="12E42EA0" w14:textId="77777777" w:rsidR="009D2E90" w:rsidRPr="009D2E90" w:rsidRDefault="009D2E90" w:rsidP="009D2E90">
            <w:pPr>
              <w:jc w:val="both"/>
              <w:rPr>
                <w:rFonts w:ascii="Helvetica" w:hAnsi="Helvetica" w:cs="Helvetica"/>
                <w:sz w:val="22"/>
                <w:szCs w:val="22"/>
              </w:rPr>
            </w:pPr>
          </w:p>
        </w:tc>
        <w:tc>
          <w:tcPr>
            <w:tcW w:w="396" w:type="pct"/>
            <w:vAlign w:val="center"/>
          </w:tcPr>
          <w:p w14:paraId="56DD694B" w14:textId="77777777" w:rsidR="009D2E90" w:rsidRPr="009D2E90" w:rsidRDefault="009D2E90" w:rsidP="009D2E90">
            <w:pPr>
              <w:jc w:val="both"/>
              <w:rPr>
                <w:rFonts w:ascii="Helvetica" w:hAnsi="Helvetica" w:cs="Helvetica"/>
                <w:sz w:val="22"/>
                <w:szCs w:val="22"/>
              </w:rPr>
            </w:pPr>
          </w:p>
        </w:tc>
        <w:tc>
          <w:tcPr>
            <w:tcW w:w="396" w:type="pct"/>
            <w:vAlign w:val="center"/>
          </w:tcPr>
          <w:p w14:paraId="071D52CB" w14:textId="77777777" w:rsidR="009D2E90" w:rsidRPr="009D2E90" w:rsidRDefault="009D2E90" w:rsidP="009D2E90">
            <w:pPr>
              <w:jc w:val="both"/>
              <w:rPr>
                <w:rFonts w:ascii="Helvetica" w:hAnsi="Helvetica" w:cs="Helvetica"/>
                <w:sz w:val="22"/>
                <w:szCs w:val="22"/>
              </w:rPr>
            </w:pPr>
          </w:p>
        </w:tc>
        <w:tc>
          <w:tcPr>
            <w:tcW w:w="396" w:type="pct"/>
            <w:vAlign w:val="center"/>
          </w:tcPr>
          <w:p w14:paraId="0AFDE27B" w14:textId="77777777" w:rsidR="009D2E90" w:rsidRPr="009D2E90" w:rsidRDefault="009D2E90" w:rsidP="009D2E90">
            <w:pPr>
              <w:jc w:val="both"/>
              <w:rPr>
                <w:rFonts w:ascii="Helvetica" w:hAnsi="Helvetica" w:cs="Helvetica"/>
                <w:sz w:val="22"/>
                <w:szCs w:val="22"/>
              </w:rPr>
            </w:pPr>
          </w:p>
        </w:tc>
        <w:tc>
          <w:tcPr>
            <w:tcW w:w="396" w:type="pct"/>
            <w:vAlign w:val="center"/>
          </w:tcPr>
          <w:p w14:paraId="48E64D05" w14:textId="77777777" w:rsidR="009D2E90" w:rsidRPr="009D2E90" w:rsidRDefault="009D2E90" w:rsidP="009D2E90">
            <w:pPr>
              <w:jc w:val="both"/>
              <w:rPr>
                <w:rFonts w:ascii="Helvetica" w:hAnsi="Helvetica" w:cs="Helvetica"/>
                <w:sz w:val="22"/>
                <w:szCs w:val="22"/>
              </w:rPr>
            </w:pPr>
          </w:p>
        </w:tc>
      </w:tr>
    </w:tbl>
    <w:p w14:paraId="287E1F77"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0B7D3533" w14:textId="77777777" w:rsidTr="00E87A6C">
        <w:tc>
          <w:tcPr>
            <w:tcW w:w="5000" w:type="pct"/>
            <w:gridSpan w:val="8"/>
          </w:tcPr>
          <w:p w14:paraId="0989EE0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4.3.3 Threatening behaviour</w:t>
            </w:r>
          </w:p>
        </w:tc>
      </w:tr>
      <w:tr w:rsidR="009D2E90" w:rsidRPr="009D2E90" w14:paraId="52DBB371" w14:textId="77777777" w:rsidTr="00E87A6C">
        <w:tc>
          <w:tcPr>
            <w:tcW w:w="839" w:type="pct"/>
          </w:tcPr>
          <w:p w14:paraId="5D6E90E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Behaviour that constitutes a threat of harm on another person and or property. Could be verbal or physical actions. </w:t>
            </w:r>
          </w:p>
        </w:tc>
        <w:tc>
          <w:tcPr>
            <w:tcW w:w="1304" w:type="pct"/>
          </w:tcPr>
          <w:p w14:paraId="75BA1B00"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t xml:space="preserve">Threatening behaviour in that on </w:t>
            </w:r>
            <w:r w:rsidRPr="009D2E90">
              <w:rPr>
                <w:rFonts w:ascii="Helvetica" w:hAnsi="Helvetica" w:cs="Helvetica"/>
                <w:sz w:val="22"/>
                <w:szCs w:val="22"/>
                <w:u w:val="single"/>
              </w:rPr>
              <w:t xml:space="preserve">(date) </w:t>
            </w:r>
            <w:r w:rsidRPr="009D2E90">
              <w:rPr>
                <w:rFonts w:ascii="Helvetica" w:hAnsi="Helvetica" w:cs="Helvetica"/>
                <w:sz w:val="22"/>
                <w:szCs w:val="22"/>
              </w:rPr>
              <w:t xml:space="preserve">you threatened </w:t>
            </w:r>
            <w:r w:rsidRPr="009D2E90">
              <w:rPr>
                <w:rFonts w:ascii="Helvetica" w:hAnsi="Helvetica" w:cs="Helvetica"/>
                <w:sz w:val="22"/>
                <w:szCs w:val="22"/>
                <w:u w:val="single"/>
              </w:rPr>
              <w:t>(person threatened)</w:t>
            </w:r>
            <w:r w:rsidRPr="009D2E90">
              <w:rPr>
                <w:rFonts w:ascii="Helvetica" w:hAnsi="Helvetica" w:cs="Helvetica"/>
                <w:sz w:val="22"/>
                <w:szCs w:val="22"/>
              </w:rPr>
              <w:t xml:space="preserve"> by </w:t>
            </w:r>
            <w:r w:rsidRPr="009D2E90">
              <w:rPr>
                <w:rFonts w:ascii="Helvetica" w:hAnsi="Helvetica" w:cs="Helvetica"/>
                <w:sz w:val="22"/>
                <w:szCs w:val="22"/>
                <w:u w:val="single"/>
              </w:rPr>
              <w:t>(describe incident)</w:t>
            </w:r>
          </w:p>
          <w:p w14:paraId="7FAABF77" w14:textId="77777777" w:rsidR="009D2E90" w:rsidRPr="009D2E90" w:rsidRDefault="009D2E90" w:rsidP="009D2E90">
            <w:pPr>
              <w:jc w:val="both"/>
              <w:rPr>
                <w:rFonts w:ascii="Helvetica" w:hAnsi="Helvetica" w:cs="Helvetica"/>
                <w:sz w:val="22"/>
                <w:szCs w:val="22"/>
                <w:u w:val="single"/>
              </w:rPr>
            </w:pPr>
          </w:p>
          <w:p w14:paraId="54802ACB" w14:textId="77777777" w:rsidR="009D2E90" w:rsidRPr="009D2E90" w:rsidRDefault="009D2E90" w:rsidP="009D2E90">
            <w:pPr>
              <w:jc w:val="both"/>
              <w:rPr>
                <w:rFonts w:ascii="Helvetica" w:hAnsi="Helvetica" w:cs="Helvetica"/>
                <w:sz w:val="22"/>
                <w:szCs w:val="22"/>
              </w:rPr>
            </w:pPr>
          </w:p>
        </w:tc>
        <w:tc>
          <w:tcPr>
            <w:tcW w:w="876" w:type="pct"/>
          </w:tcPr>
          <w:p w14:paraId="53F6A39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Threatening another employee verbally or by actions</w:t>
            </w:r>
          </w:p>
        </w:tc>
        <w:tc>
          <w:tcPr>
            <w:tcW w:w="396" w:type="pct"/>
          </w:tcPr>
          <w:p w14:paraId="37EF66C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64772C1" w14:textId="77777777" w:rsidR="009D2E90" w:rsidRPr="009D2E90" w:rsidRDefault="009D2E90" w:rsidP="009D2E90">
            <w:pPr>
              <w:jc w:val="both"/>
              <w:rPr>
                <w:rFonts w:ascii="Helvetica" w:hAnsi="Helvetica" w:cs="Helvetica"/>
                <w:sz w:val="22"/>
                <w:szCs w:val="22"/>
              </w:rPr>
            </w:pPr>
          </w:p>
        </w:tc>
        <w:tc>
          <w:tcPr>
            <w:tcW w:w="396" w:type="pct"/>
          </w:tcPr>
          <w:p w14:paraId="2E0A3D5E" w14:textId="77777777" w:rsidR="009D2E90" w:rsidRPr="009D2E90" w:rsidRDefault="009D2E90" w:rsidP="009D2E90">
            <w:pPr>
              <w:jc w:val="both"/>
              <w:rPr>
                <w:rFonts w:ascii="Helvetica" w:hAnsi="Helvetica" w:cs="Helvetica"/>
                <w:sz w:val="22"/>
                <w:szCs w:val="22"/>
              </w:rPr>
            </w:pPr>
          </w:p>
        </w:tc>
        <w:tc>
          <w:tcPr>
            <w:tcW w:w="396" w:type="pct"/>
          </w:tcPr>
          <w:p w14:paraId="59E0FE50" w14:textId="77777777" w:rsidR="009D2E90" w:rsidRPr="009D2E90" w:rsidRDefault="009D2E90" w:rsidP="009D2E90">
            <w:pPr>
              <w:jc w:val="both"/>
              <w:rPr>
                <w:rFonts w:ascii="Helvetica" w:hAnsi="Helvetica" w:cs="Helvetica"/>
                <w:sz w:val="22"/>
                <w:szCs w:val="22"/>
              </w:rPr>
            </w:pPr>
          </w:p>
        </w:tc>
        <w:tc>
          <w:tcPr>
            <w:tcW w:w="396" w:type="pct"/>
          </w:tcPr>
          <w:p w14:paraId="278921A0" w14:textId="77777777" w:rsidR="009D2E90" w:rsidRPr="009D2E90" w:rsidRDefault="009D2E90" w:rsidP="009D2E90">
            <w:pPr>
              <w:jc w:val="both"/>
              <w:rPr>
                <w:rFonts w:ascii="Helvetica" w:hAnsi="Helvetica" w:cs="Helvetica"/>
                <w:sz w:val="22"/>
                <w:szCs w:val="22"/>
              </w:rPr>
            </w:pPr>
          </w:p>
        </w:tc>
      </w:tr>
    </w:tbl>
    <w:p w14:paraId="517FD85B"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6BDAD888" w14:textId="77777777" w:rsidTr="00E87A6C">
        <w:tc>
          <w:tcPr>
            <w:tcW w:w="5000" w:type="pct"/>
            <w:gridSpan w:val="8"/>
          </w:tcPr>
          <w:p w14:paraId="309C00E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4.3.4 Assault</w:t>
            </w:r>
          </w:p>
        </w:tc>
      </w:tr>
      <w:tr w:rsidR="009D2E90" w:rsidRPr="009D2E90" w14:paraId="75E951E4" w14:textId="77777777" w:rsidTr="00E87A6C">
        <w:tc>
          <w:tcPr>
            <w:tcW w:w="839" w:type="pct"/>
          </w:tcPr>
          <w:p w14:paraId="45B1D1F7"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The physical harming of a work </w:t>
            </w:r>
            <w:r w:rsidRPr="009D2E90">
              <w:rPr>
                <w:rFonts w:ascii="Helvetica" w:hAnsi="Helvetica" w:cs="Helvetica"/>
                <w:sz w:val="22"/>
                <w:szCs w:val="22"/>
                <w:lang w:val="en-US"/>
              </w:rPr>
              <w:t>colleague</w:t>
            </w:r>
            <w:r w:rsidRPr="009D2E90">
              <w:rPr>
                <w:rFonts w:ascii="Helvetica" w:hAnsi="Helvetica" w:cs="Helvetica"/>
                <w:sz w:val="22"/>
                <w:szCs w:val="22"/>
                <w:lang w:val="en-ZA"/>
              </w:rPr>
              <w:t xml:space="preserve"> through physical contact and or violence.</w:t>
            </w:r>
          </w:p>
        </w:tc>
        <w:tc>
          <w:tcPr>
            <w:tcW w:w="1304" w:type="pct"/>
          </w:tcPr>
          <w:p w14:paraId="51D0D49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Assault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assaulted </w:t>
            </w:r>
            <w:r w:rsidRPr="009D2E90">
              <w:rPr>
                <w:rFonts w:ascii="Helvetica" w:hAnsi="Helvetica" w:cs="Helvetica"/>
                <w:sz w:val="22"/>
                <w:szCs w:val="22"/>
                <w:u w:val="single"/>
              </w:rPr>
              <w:t>(victim)</w:t>
            </w:r>
            <w:r w:rsidRPr="009D2E90">
              <w:rPr>
                <w:rFonts w:ascii="Helvetica" w:hAnsi="Helvetica" w:cs="Helvetica"/>
                <w:sz w:val="22"/>
                <w:szCs w:val="22"/>
              </w:rPr>
              <w:t xml:space="preserve"> by </w:t>
            </w:r>
            <w:r w:rsidRPr="009D2E90">
              <w:rPr>
                <w:rFonts w:ascii="Helvetica" w:hAnsi="Helvetica" w:cs="Helvetica"/>
                <w:sz w:val="22"/>
                <w:szCs w:val="22"/>
                <w:u w:val="single"/>
              </w:rPr>
              <w:t>(describe incident)</w:t>
            </w:r>
          </w:p>
        </w:tc>
        <w:tc>
          <w:tcPr>
            <w:tcW w:w="876" w:type="pct"/>
          </w:tcPr>
          <w:p w14:paraId="5379436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The pushing of someone</w:t>
            </w:r>
          </w:p>
          <w:p w14:paraId="6E1AD0DA"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The act of striking a person in any way or form</w:t>
            </w:r>
          </w:p>
        </w:tc>
        <w:tc>
          <w:tcPr>
            <w:tcW w:w="396" w:type="pct"/>
          </w:tcPr>
          <w:p w14:paraId="15CB3BA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30BB297D" w14:textId="77777777" w:rsidR="009D2E90" w:rsidRPr="009D2E90" w:rsidRDefault="009D2E90" w:rsidP="009D2E90">
            <w:pPr>
              <w:jc w:val="both"/>
              <w:rPr>
                <w:rFonts w:ascii="Helvetica" w:hAnsi="Helvetica" w:cs="Helvetica"/>
                <w:sz w:val="22"/>
                <w:szCs w:val="22"/>
              </w:rPr>
            </w:pPr>
          </w:p>
        </w:tc>
        <w:tc>
          <w:tcPr>
            <w:tcW w:w="396" w:type="pct"/>
          </w:tcPr>
          <w:p w14:paraId="17337B60" w14:textId="77777777" w:rsidR="009D2E90" w:rsidRPr="009D2E90" w:rsidRDefault="009D2E90" w:rsidP="009D2E90">
            <w:pPr>
              <w:jc w:val="both"/>
              <w:rPr>
                <w:rFonts w:ascii="Helvetica" w:hAnsi="Helvetica" w:cs="Helvetica"/>
                <w:sz w:val="22"/>
                <w:szCs w:val="22"/>
              </w:rPr>
            </w:pPr>
          </w:p>
        </w:tc>
        <w:tc>
          <w:tcPr>
            <w:tcW w:w="396" w:type="pct"/>
          </w:tcPr>
          <w:p w14:paraId="2D10D8FC" w14:textId="77777777" w:rsidR="009D2E90" w:rsidRPr="009D2E90" w:rsidRDefault="009D2E90" w:rsidP="009D2E90">
            <w:pPr>
              <w:jc w:val="both"/>
              <w:rPr>
                <w:rFonts w:ascii="Helvetica" w:hAnsi="Helvetica" w:cs="Helvetica"/>
                <w:sz w:val="22"/>
                <w:szCs w:val="22"/>
              </w:rPr>
            </w:pPr>
          </w:p>
        </w:tc>
        <w:tc>
          <w:tcPr>
            <w:tcW w:w="396" w:type="pct"/>
          </w:tcPr>
          <w:p w14:paraId="7A60FD7B" w14:textId="77777777" w:rsidR="009D2E90" w:rsidRPr="009D2E90" w:rsidRDefault="009D2E90" w:rsidP="009D2E90">
            <w:pPr>
              <w:jc w:val="both"/>
              <w:rPr>
                <w:rFonts w:ascii="Helvetica" w:hAnsi="Helvetica" w:cs="Helvetica"/>
                <w:sz w:val="22"/>
                <w:szCs w:val="22"/>
              </w:rPr>
            </w:pPr>
          </w:p>
        </w:tc>
      </w:tr>
    </w:tbl>
    <w:p w14:paraId="12F77B90"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6AEE8492" w14:textId="77777777" w:rsidTr="00E87A6C">
        <w:tc>
          <w:tcPr>
            <w:tcW w:w="5000" w:type="pct"/>
            <w:gridSpan w:val="8"/>
          </w:tcPr>
          <w:p w14:paraId="3B4BEDC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4.3.5 Intimidation and or incitement </w:t>
            </w:r>
          </w:p>
        </w:tc>
      </w:tr>
      <w:tr w:rsidR="009D2E90" w:rsidRPr="009D2E90" w14:paraId="297B4CF6" w14:textId="77777777" w:rsidTr="00E87A6C">
        <w:tc>
          <w:tcPr>
            <w:tcW w:w="839" w:type="pct"/>
          </w:tcPr>
          <w:p w14:paraId="5B60D098"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 xml:space="preserve">A threat using words or conduct or a combination of both with the intention to </w:t>
            </w:r>
            <w:r w:rsidRPr="009D2E90">
              <w:rPr>
                <w:rFonts w:ascii="Helvetica" w:hAnsi="Helvetica" w:cs="Helvetica"/>
                <w:sz w:val="22"/>
                <w:szCs w:val="22"/>
              </w:rPr>
              <w:lastRenderedPageBreak/>
              <w:t xml:space="preserve">influence a person or group of people to act in a certain way. This is aimed at actions that are detrimental to the company, its staff and or clients. </w:t>
            </w:r>
          </w:p>
        </w:tc>
        <w:tc>
          <w:tcPr>
            <w:tcW w:w="1304" w:type="pct"/>
          </w:tcPr>
          <w:p w14:paraId="2C2F454A"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lastRenderedPageBreak/>
              <w:t xml:space="preserve">Intimidation in that on </w:t>
            </w:r>
            <w:r w:rsidRPr="009D2E90">
              <w:rPr>
                <w:rFonts w:ascii="Helvetica" w:hAnsi="Helvetica" w:cs="Helvetica"/>
                <w:sz w:val="22"/>
                <w:szCs w:val="22"/>
                <w:u w:val="single"/>
              </w:rPr>
              <w:t>(date</w:t>
            </w:r>
            <w:r w:rsidRPr="009D2E90">
              <w:rPr>
                <w:rFonts w:ascii="Helvetica" w:hAnsi="Helvetica" w:cs="Helvetica"/>
                <w:sz w:val="22"/>
                <w:szCs w:val="22"/>
              </w:rPr>
              <w:t xml:space="preserve">) and at </w:t>
            </w:r>
            <w:r w:rsidRPr="009D2E90">
              <w:rPr>
                <w:rFonts w:ascii="Helvetica" w:hAnsi="Helvetica" w:cs="Helvetica"/>
                <w:sz w:val="22"/>
                <w:szCs w:val="22"/>
                <w:u w:val="single"/>
              </w:rPr>
              <w:t>(venue</w:t>
            </w:r>
            <w:r w:rsidRPr="009D2E90">
              <w:rPr>
                <w:rFonts w:ascii="Helvetica" w:hAnsi="Helvetica" w:cs="Helvetica"/>
                <w:sz w:val="22"/>
                <w:szCs w:val="22"/>
              </w:rPr>
              <w:t xml:space="preserve">) you threatened other employees by </w:t>
            </w:r>
            <w:r w:rsidRPr="009D2E90">
              <w:rPr>
                <w:rFonts w:ascii="Helvetica" w:hAnsi="Helvetica" w:cs="Helvetica"/>
                <w:sz w:val="22"/>
                <w:szCs w:val="22"/>
                <w:u w:val="single"/>
              </w:rPr>
              <w:t>(describe incident or behaviour).</w:t>
            </w:r>
          </w:p>
          <w:p w14:paraId="2C81FB34" w14:textId="77777777" w:rsidR="009D2E90" w:rsidRPr="009D2E90" w:rsidRDefault="009D2E90" w:rsidP="009D2E90">
            <w:pPr>
              <w:jc w:val="both"/>
              <w:rPr>
                <w:rFonts w:ascii="Helvetica" w:hAnsi="Helvetica" w:cs="Helvetica"/>
                <w:sz w:val="22"/>
                <w:szCs w:val="22"/>
              </w:rPr>
            </w:pPr>
          </w:p>
          <w:p w14:paraId="118ED322" w14:textId="5B9629E0"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 xml:space="preserve">Note 1: Refer to conduct detrimental to the maintenance of good order within the </w:t>
            </w:r>
            <w:r w:rsidR="00E00C3B" w:rsidRPr="009D2E90">
              <w:rPr>
                <w:rFonts w:ascii="Helvetica" w:hAnsi="Helvetica" w:cs="Helvetica"/>
                <w:sz w:val="22"/>
                <w:szCs w:val="22"/>
              </w:rPr>
              <w:t>workplace</w:t>
            </w:r>
            <w:r w:rsidRPr="009D2E90">
              <w:rPr>
                <w:rFonts w:ascii="Helvetica" w:hAnsi="Helvetica" w:cs="Helvetica"/>
                <w:sz w:val="22"/>
                <w:szCs w:val="22"/>
              </w:rPr>
              <w:t xml:space="preserve"> as a possible additional charge</w:t>
            </w:r>
          </w:p>
          <w:p w14:paraId="2F467FA4" w14:textId="77777777" w:rsidR="009D2E90" w:rsidRPr="009D2E90" w:rsidRDefault="009D2E90" w:rsidP="009D2E90">
            <w:pPr>
              <w:jc w:val="both"/>
              <w:rPr>
                <w:rFonts w:ascii="Helvetica" w:hAnsi="Helvetica" w:cs="Helvetica"/>
                <w:sz w:val="22"/>
                <w:szCs w:val="22"/>
              </w:rPr>
            </w:pPr>
          </w:p>
          <w:p w14:paraId="3E9B8A9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2: Refer to abusive language as a possible additional charge</w:t>
            </w:r>
          </w:p>
        </w:tc>
        <w:tc>
          <w:tcPr>
            <w:tcW w:w="876" w:type="pct"/>
          </w:tcPr>
          <w:p w14:paraId="701FF4A1"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lastRenderedPageBreak/>
              <w:t>To incite or intimidate other employees to:</w:t>
            </w:r>
          </w:p>
          <w:p w14:paraId="14F8AC6B" w14:textId="77777777" w:rsidR="009D2E90" w:rsidRPr="009D2E90" w:rsidRDefault="009D2E90" w:rsidP="009D2E90">
            <w:pPr>
              <w:jc w:val="both"/>
              <w:rPr>
                <w:rFonts w:ascii="Helvetica" w:hAnsi="Helvetica" w:cs="Helvetica"/>
                <w:sz w:val="22"/>
                <w:szCs w:val="22"/>
                <w:lang w:val="en-ZA"/>
              </w:rPr>
            </w:pPr>
          </w:p>
          <w:p w14:paraId="22FB35F4"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b/>
                <w:bCs/>
                <w:sz w:val="22"/>
                <w:szCs w:val="22"/>
                <w:lang w:val="en-ZA"/>
              </w:rPr>
              <w:tab/>
            </w:r>
            <w:r w:rsidRPr="009D2E90">
              <w:rPr>
                <w:rFonts w:ascii="Helvetica" w:hAnsi="Helvetica" w:cs="Helvetica"/>
                <w:sz w:val="22"/>
                <w:szCs w:val="22"/>
                <w:lang w:val="en-ZA"/>
              </w:rPr>
              <w:t>Use violence</w:t>
            </w:r>
          </w:p>
          <w:p w14:paraId="1A518425"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b/>
                <w:bCs/>
                <w:sz w:val="22"/>
                <w:szCs w:val="22"/>
                <w:lang w:val="en-ZA"/>
              </w:rPr>
              <w:lastRenderedPageBreak/>
              <w:tab/>
            </w:r>
            <w:r w:rsidRPr="009D2E90">
              <w:rPr>
                <w:rFonts w:ascii="Helvetica" w:hAnsi="Helvetica" w:cs="Helvetica"/>
                <w:sz w:val="22"/>
                <w:szCs w:val="22"/>
                <w:lang w:val="en-ZA"/>
              </w:rPr>
              <w:t>Damage Company property</w:t>
            </w:r>
          </w:p>
          <w:p w14:paraId="4447434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     Indulge in any other disorderly behaviour</w:t>
            </w:r>
          </w:p>
        </w:tc>
        <w:tc>
          <w:tcPr>
            <w:tcW w:w="396" w:type="pct"/>
          </w:tcPr>
          <w:p w14:paraId="7CEBD6D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DISM</w:t>
            </w:r>
          </w:p>
        </w:tc>
        <w:tc>
          <w:tcPr>
            <w:tcW w:w="396" w:type="pct"/>
          </w:tcPr>
          <w:p w14:paraId="7E9E328C" w14:textId="77777777" w:rsidR="009D2E90" w:rsidRPr="009D2E90" w:rsidRDefault="009D2E90" w:rsidP="009D2E90">
            <w:pPr>
              <w:jc w:val="both"/>
              <w:rPr>
                <w:rFonts w:ascii="Helvetica" w:hAnsi="Helvetica" w:cs="Helvetica"/>
                <w:sz w:val="22"/>
                <w:szCs w:val="22"/>
              </w:rPr>
            </w:pPr>
          </w:p>
        </w:tc>
        <w:tc>
          <w:tcPr>
            <w:tcW w:w="396" w:type="pct"/>
          </w:tcPr>
          <w:p w14:paraId="16061E79" w14:textId="77777777" w:rsidR="009D2E90" w:rsidRPr="009D2E90" w:rsidRDefault="009D2E90" w:rsidP="009D2E90">
            <w:pPr>
              <w:jc w:val="both"/>
              <w:rPr>
                <w:rFonts w:ascii="Helvetica" w:hAnsi="Helvetica" w:cs="Helvetica"/>
                <w:sz w:val="22"/>
                <w:szCs w:val="22"/>
              </w:rPr>
            </w:pPr>
          </w:p>
        </w:tc>
        <w:tc>
          <w:tcPr>
            <w:tcW w:w="396" w:type="pct"/>
          </w:tcPr>
          <w:p w14:paraId="03CBB3F2" w14:textId="77777777" w:rsidR="009D2E90" w:rsidRPr="009D2E90" w:rsidRDefault="009D2E90" w:rsidP="009D2E90">
            <w:pPr>
              <w:jc w:val="both"/>
              <w:rPr>
                <w:rFonts w:ascii="Helvetica" w:hAnsi="Helvetica" w:cs="Helvetica"/>
                <w:sz w:val="22"/>
                <w:szCs w:val="22"/>
              </w:rPr>
            </w:pPr>
          </w:p>
        </w:tc>
        <w:tc>
          <w:tcPr>
            <w:tcW w:w="396" w:type="pct"/>
          </w:tcPr>
          <w:p w14:paraId="38C2EFEE" w14:textId="77777777" w:rsidR="009D2E90" w:rsidRPr="009D2E90" w:rsidRDefault="009D2E90" w:rsidP="009D2E90">
            <w:pPr>
              <w:jc w:val="both"/>
              <w:rPr>
                <w:rFonts w:ascii="Helvetica" w:hAnsi="Helvetica" w:cs="Helvetica"/>
                <w:sz w:val="22"/>
                <w:szCs w:val="22"/>
              </w:rPr>
            </w:pPr>
          </w:p>
        </w:tc>
      </w:tr>
    </w:tbl>
    <w:p w14:paraId="7A44487D"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4B1DDC32" w14:textId="77777777" w:rsidTr="00E87A6C">
        <w:tc>
          <w:tcPr>
            <w:tcW w:w="5000" w:type="pct"/>
            <w:gridSpan w:val="8"/>
          </w:tcPr>
          <w:p w14:paraId="289DDC6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4.3.6 Sabotage</w:t>
            </w:r>
          </w:p>
        </w:tc>
      </w:tr>
      <w:tr w:rsidR="009D2E90" w:rsidRPr="009D2E90" w14:paraId="2CD26CA8" w14:textId="77777777" w:rsidTr="00E87A6C">
        <w:tc>
          <w:tcPr>
            <w:tcW w:w="839" w:type="pct"/>
          </w:tcPr>
          <w:p w14:paraId="53955682"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Any act by an employee to interfere with the normal operations of the Company by damaging machinery or equipment or by interrupting any supplies of power, fuel, materials or services necessary to the operations; and bomb threats, whether intended seriously or as a joke.</w:t>
            </w:r>
          </w:p>
        </w:tc>
        <w:tc>
          <w:tcPr>
            <w:tcW w:w="1304" w:type="pct"/>
          </w:tcPr>
          <w:p w14:paraId="2324AC18"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t xml:space="preserve">Sabotage in that on </w:t>
            </w:r>
            <w:r w:rsidRPr="009D2E90">
              <w:rPr>
                <w:rFonts w:ascii="Helvetica" w:hAnsi="Helvetica" w:cs="Helvetica"/>
                <w:sz w:val="22"/>
                <w:szCs w:val="22"/>
                <w:u w:val="single"/>
              </w:rPr>
              <w:t>(date)</w:t>
            </w:r>
            <w:r w:rsidRPr="009D2E90">
              <w:rPr>
                <w:rFonts w:ascii="Helvetica" w:hAnsi="Helvetica" w:cs="Helvetica"/>
                <w:sz w:val="22"/>
                <w:szCs w:val="22"/>
              </w:rPr>
              <w:t xml:space="preserve"> you wilfully damage property of the company by </w:t>
            </w:r>
            <w:r w:rsidRPr="009D2E90">
              <w:rPr>
                <w:rFonts w:ascii="Helvetica" w:hAnsi="Helvetica" w:cs="Helvetica"/>
                <w:sz w:val="22"/>
                <w:szCs w:val="22"/>
                <w:u w:val="single"/>
              </w:rPr>
              <w:t>(describe event)</w:t>
            </w:r>
          </w:p>
          <w:p w14:paraId="50EAD9A7" w14:textId="77777777" w:rsidR="009D2E90" w:rsidRPr="009D2E90" w:rsidRDefault="009D2E90" w:rsidP="009D2E90">
            <w:pPr>
              <w:jc w:val="both"/>
              <w:rPr>
                <w:rFonts w:ascii="Helvetica" w:hAnsi="Helvetica" w:cs="Helvetica"/>
                <w:sz w:val="22"/>
                <w:szCs w:val="22"/>
                <w:u w:val="single"/>
              </w:rPr>
            </w:pPr>
          </w:p>
          <w:p w14:paraId="5CACB9B4"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1: Refer to damage to company property as a possible additional charge.</w:t>
            </w:r>
          </w:p>
        </w:tc>
        <w:tc>
          <w:tcPr>
            <w:tcW w:w="876" w:type="pct"/>
          </w:tcPr>
          <w:p w14:paraId="695D06A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Incidents in which employees deliberately sabotage company property. </w:t>
            </w:r>
          </w:p>
        </w:tc>
        <w:tc>
          <w:tcPr>
            <w:tcW w:w="396" w:type="pct"/>
          </w:tcPr>
          <w:p w14:paraId="30D533D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E31E27E" w14:textId="77777777" w:rsidR="009D2E90" w:rsidRPr="009D2E90" w:rsidRDefault="009D2E90" w:rsidP="009D2E90">
            <w:pPr>
              <w:jc w:val="both"/>
              <w:rPr>
                <w:rFonts w:ascii="Helvetica" w:hAnsi="Helvetica" w:cs="Helvetica"/>
                <w:sz w:val="22"/>
                <w:szCs w:val="22"/>
              </w:rPr>
            </w:pPr>
          </w:p>
        </w:tc>
        <w:tc>
          <w:tcPr>
            <w:tcW w:w="396" w:type="pct"/>
          </w:tcPr>
          <w:p w14:paraId="5ACAE87E" w14:textId="77777777" w:rsidR="009D2E90" w:rsidRPr="009D2E90" w:rsidRDefault="009D2E90" w:rsidP="009D2E90">
            <w:pPr>
              <w:jc w:val="both"/>
              <w:rPr>
                <w:rFonts w:ascii="Helvetica" w:hAnsi="Helvetica" w:cs="Helvetica"/>
                <w:sz w:val="22"/>
                <w:szCs w:val="22"/>
              </w:rPr>
            </w:pPr>
          </w:p>
        </w:tc>
        <w:tc>
          <w:tcPr>
            <w:tcW w:w="396" w:type="pct"/>
          </w:tcPr>
          <w:p w14:paraId="35461931" w14:textId="77777777" w:rsidR="009D2E90" w:rsidRPr="009D2E90" w:rsidRDefault="009D2E90" w:rsidP="009D2E90">
            <w:pPr>
              <w:jc w:val="both"/>
              <w:rPr>
                <w:rFonts w:ascii="Helvetica" w:hAnsi="Helvetica" w:cs="Helvetica"/>
                <w:sz w:val="22"/>
                <w:szCs w:val="22"/>
              </w:rPr>
            </w:pPr>
          </w:p>
        </w:tc>
        <w:tc>
          <w:tcPr>
            <w:tcW w:w="396" w:type="pct"/>
          </w:tcPr>
          <w:p w14:paraId="5D414A76" w14:textId="77777777" w:rsidR="009D2E90" w:rsidRPr="009D2E90" w:rsidRDefault="009D2E90" w:rsidP="009D2E90">
            <w:pPr>
              <w:jc w:val="both"/>
              <w:rPr>
                <w:rFonts w:ascii="Helvetica" w:hAnsi="Helvetica" w:cs="Helvetica"/>
                <w:sz w:val="22"/>
                <w:szCs w:val="22"/>
              </w:rPr>
            </w:pPr>
          </w:p>
        </w:tc>
      </w:tr>
    </w:tbl>
    <w:p w14:paraId="1F9F3011"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5E95DE68" w14:textId="77777777" w:rsidTr="00E87A6C">
        <w:tc>
          <w:tcPr>
            <w:tcW w:w="5000" w:type="pct"/>
            <w:gridSpan w:val="8"/>
          </w:tcPr>
          <w:p w14:paraId="3903B72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4.3.6 Unprotected strike action</w:t>
            </w:r>
          </w:p>
        </w:tc>
      </w:tr>
      <w:tr w:rsidR="009D2E90" w:rsidRPr="009D2E90" w14:paraId="3E64F026" w14:textId="77777777" w:rsidTr="00E87A6C">
        <w:tc>
          <w:tcPr>
            <w:tcW w:w="839" w:type="pct"/>
          </w:tcPr>
          <w:p w14:paraId="36821F10" w14:textId="2AD155D6"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 xml:space="preserve">Refers to employees partaking in strike action as defined by the Labour Relations Act 66 of </w:t>
            </w:r>
            <w:r w:rsidR="00E00C3B" w:rsidRPr="009D2E90">
              <w:rPr>
                <w:rFonts w:ascii="Helvetica" w:hAnsi="Helvetica" w:cs="Helvetica"/>
                <w:sz w:val="22"/>
                <w:szCs w:val="22"/>
              </w:rPr>
              <w:t>1997,</w:t>
            </w:r>
            <w:r w:rsidRPr="009D2E90">
              <w:rPr>
                <w:rFonts w:ascii="Helvetica" w:hAnsi="Helvetica" w:cs="Helvetica"/>
                <w:sz w:val="22"/>
                <w:szCs w:val="22"/>
              </w:rPr>
              <w:t xml:space="preserve"> but which is regarded as unprotected in terms of the Act. </w:t>
            </w:r>
          </w:p>
        </w:tc>
        <w:tc>
          <w:tcPr>
            <w:tcW w:w="1304" w:type="pct"/>
          </w:tcPr>
          <w:p w14:paraId="38EE7624"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Participation in unprotected strike action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participated in strike action that was unlawful and unprotected.</w:t>
            </w:r>
          </w:p>
        </w:tc>
        <w:tc>
          <w:tcPr>
            <w:tcW w:w="876" w:type="pct"/>
          </w:tcPr>
          <w:p w14:paraId="2F3707F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Work stoppages that occur without following dispute resolution procedures.</w:t>
            </w:r>
          </w:p>
        </w:tc>
        <w:tc>
          <w:tcPr>
            <w:tcW w:w="396" w:type="pct"/>
          </w:tcPr>
          <w:p w14:paraId="6D38594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25C4EF00" w14:textId="77777777" w:rsidR="009D2E90" w:rsidRPr="009D2E90" w:rsidRDefault="009D2E90" w:rsidP="009D2E90">
            <w:pPr>
              <w:jc w:val="both"/>
              <w:rPr>
                <w:rFonts w:ascii="Helvetica" w:hAnsi="Helvetica" w:cs="Helvetica"/>
                <w:sz w:val="22"/>
                <w:szCs w:val="22"/>
              </w:rPr>
            </w:pPr>
          </w:p>
        </w:tc>
        <w:tc>
          <w:tcPr>
            <w:tcW w:w="396" w:type="pct"/>
          </w:tcPr>
          <w:p w14:paraId="0F11AB7E" w14:textId="77777777" w:rsidR="009D2E90" w:rsidRPr="009D2E90" w:rsidRDefault="009D2E90" w:rsidP="009D2E90">
            <w:pPr>
              <w:jc w:val="both"/>
              <w:rPr>
                <w:rFonts w:ascii="Helvetica" w:hAnsi="Helvetica" w:cs="Helvetica"/>
                <w:sz w:val="22"/>
                <w:szCs w:val="22"/>
              </w:rPr>
            </w:pPr>
          </w:p>
        </w:tc>
        <w:tc>
          <w:tcPr>
            <w:tcW w:w="396" w:type="pct"/>
          </w:tcPr>
          <w:p w14:paraId="33ECC81B" w14:textId="77777777" w:rsidR="009D2E90" w:rsidRPr="009D2E90" w:rsidRDefault="009D2E90" w:rsidP="009D2E90">
            <w:pPr>
              <w:jc w:val="both"/>
              <w:rPr>
                <w:rFonts w:ascii="Helvetica" w:hAnsi="Helvetica" w:cs="Helvetica"/>
                <w:sz w:val="22"/>
                <w:szCs w:val="22"/>
              </w:rPr>
            </w:pPr>
          </w:p>
        </w:tc>
        <w:tc>
          <w:tcPr>
            <w:tcW w:w="396" w:type="pct"/>
          </w:tcPr>
          <w:p w14:paraId="1DC58AA7" w14:textId="77777777" w:rsidR="009D2E90" w:rsidRPr="009D2E90" w:rsidRDefault="009D2E90" w:rsidP="009D2E90">
            <w:pPr>
              <w:jc w:val="both"/>
              <w:rPr>
                <w:rFonts w:ascii="Helvetica" w:hAnsi="Helvetica" w:cs="Helvetica"/>
                <w:sz w:val="22"/>
                <w:szCs w:val="22"/>
              </w:rPr>
            </w:pPr>
          </w:p>
        </w:tc>
      </w:tr>
    </w:tbl>
    <w:p w14:paraId="415DC695" w14:textId="77777777" w:rsidR="009D2E90" w:rsidRPr="009D2E90" w:rsidRDefault="009D2E90" w:rsidP="009D2E90">
      <w:pPr>
        <w:pStyle w:val="Heading3"/>
        <w:jc w:val="both"/>
        <w:rPr>
          <w:rFonts w:ascii="Helvetica" w:hAnsi="Helvetica" w:cs="Helvetica"/>
          <w:sz w:val="22"/>
          <w:szCs w:val="22"/>
        </w:rPr>
      </w:pPr>
    </w:p>
    <w:p w14:paraId="459827BB" w14:textId="77777777" w:rsidR="009D2E90" w:rsidRPr="009D2E90" w:rsidRDefault="009D2E90" w:rsidP="009D2E90">
      <w:r w:rsidRPr="009D2E90">
        <w:t>4.4</w:t>
      </w:r>
      <w:r w:rsidRPr="009D2E90">
        <w:tab/>
        <w:t>Alcohol and or drug related offences</w:t>
      </w:r>
    </w:p>
    <w:p w14:paraId="79391675"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3B34B76E" w14:textId="77777777" w:rsidTr="00E87A6C">
        <w:tc>
          <w:tcPr>
            <w:tcW w:w="5000" w:type="pct"/>
            <w:gridSpan w:val="8"/>
          </w:tcPr>
          <w:p w14:paraId="1E1F8B6E"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4.4.1 Under the influence of alcohol and or narcotics</w:t>
            </w:r>
          </w:p>
        </w:tc>
      </w:tr>
      <w:tr w:rsidR="009D2E90" w:rsidRPr="009D2E90" w14:paraId="363C5D8F" w14:textId="77777777" w:rsidTr="00E87A6C">
        <w:tc>
          <w:tcPr>
            <w:tcW w:w="839" w:type="pct"/>
          </w:tcPr>
          <w:p w14:paraId="706DC0D6" w14:textId="370F28DC"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lastRenderedPageBreak/>
              <w:t xml:space="preserve">Under the influence of alcohol and or any other </w:t>
            </w:r>
            <w:r w:rsidR="00E00C3B" w:rsidRPr="009D2E90">
              <w:rPr>
                <w:rFonts w:ascii="Helvetica" w:hAnsi="Helvetica" w:cs="Helvetica"/>
                <w:sz w:val="22"/>
                <w:szCs w:val="22"/>
                <w:lang w:val="en-ZA"/>
              </w:rPr>
              <w:t>mind-altering</w:t>
            </w:r>
            <w:r w:rsidRPr="009D2E90">
              <w:rPr>
                <w:rFonts w:ascii="Helvetica" w:hAnsi="Helvetica" w:cs="Helvetica"/>
                <w:sz w:val="22"/>
                <w:szCs w:val="22"/>
                <w:lang w:val="en-ZA"/>
              </w:rPr>
              <w:t xml:space="preserve"> substance at work including but not limited to any prohibited and or prescription drugs. Includes arriving at the </w:t>
            </w:r>
            <w:r w:rsidR="00B46D9B" w:rsidRPr="009D2E90">
              <w:rPr>
                <w:rFonts w:ascii="Helvetica" w:hAnsi="Helvetica" w:cs="Helvetica"/>
                <w:sz w:val="22"/>
                <w:szCs w:val="22"/>
                <w:lang w:val="en-ZA"/>
              </w:rPr>
              <w:t>workplace</w:t>
            </w:r>
            <w:r w:rsidRPr="009D2E90">
              <w:rPr>
                <w:rFonts w:ascii="Helvetica" w:hAnsi="Helvetica" w:cs="Helvetica"/>
                <w:sz w:val="22"/>
                <w:szCs w:val="22"/>
                <w:lang w:val="en-ZA"/>
              </w:rPr>
              <w:t xml:space="preserve"> unfit to commence with duty due to alcohol consumption</w:t>
            </w:r>
          </w:p>
        </w:tc>
        <w:tc>
          <w:tcPr>
            <w:tcW w:w="1304" w:type="pct"/>
          </w:tcPr>
          <w:p w14:paraId="3D8BD5B1" w14:textId="77777777" w:rsidR="009D2E90" w:rsidRPr="009D2E90" w:rsidRDefault="009D2E90" w:rsidP="009D2E90">
            <w:pPr>
              <w:jc w:val="both"/>
              <w:rPr>
                <w:rFonts w:ascii="Helvetica" w:hAnsi="Helvetica" w:cs="Helvetica"/>
                <w:sz w:val="22"/>
                <w:szCs w:val="22"/>
                <w:u w:val="single"/>
              </w:rPr>
            </w:pPr>
            <w:r w:rsidRPr="009D2E90">
              <w:rPr>
                <w:rFonts w:ascii="Helvetica" w:hAnsi="Helvetica" w:cs="Helvetica"/>
                <w:sz w:val="22"/>
                <w:szCs w:val="22"/>
              </w:rPr>
              <w:t xml:space="preserve">Under the influence of alcohol and or narcotics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t>
            </w:r>
            <w:r w:rsidRPr="009D2E90">
              <w:rPr>
                <w:rFonts w:ascii="Helvetica" w:hAnsi="Helvetica" w:cs="Helvetica"/>
                <w:sz w:val="22"/>
                <w:szCs w:val="22"/>
                <w:u w:val="single"/>
              </w:rPr>
              <w:t>(describe incident)</w:t>
            </w:r>
          </w:p>
          <w:p w14:paraId="3891BC32" w14:textId="77777777" w:rsidR="009D2E90" w:rsidRPr="009D2E90" w:rsidRDefault="009D2E90" w:rsidP="009D2E90">
            <w:pPr>
              <w:jc w:val="both"/>
              <w:rPr>
                <w:rFonts w:ascii="Helvetica" w:hAnsi="Helvetica" w:cs="Helvetica"/>
                <w:sz w:val="22"/>
                <w:szCs w:val="22"/>
              </w:rPr>
            </w:pPr>
          </w:p>
        </w:tc>
        <w:tc>
          <w:tcPr>
            <w:tcW w:w="876" w:type="pct"/>
          </w:tcPr>
          <w:p w14:paraId="49ED9C4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Reporting for work in an unfit condition whilst under the influence of alcohol and/or drugs.</w:t>
            </w:r>
          </w:p>
          <w:p w14:paraId="3B91795B" w14:textId="77777777" w:rsidR="009D2E90" w:rsidRPr="009D2E90" w:rsidRDefault="009D2E90" w:rsidP="009D2E90">
            <w:pPr>
              <w:jc w:val="both"/>
              <w:rPr>
                <w:rFonts w:ascii="Helvetica" w:hAnsi="Helvetica" w:cs="Helvetica"/>
                <w:sz w:val="22"/>
                <w:szCs w:val="22"/>
              </w:rPr>
            </w:pPr>
          </w:p>
        </w:tc>
        <w:tc>
          <w:tcPr>
            <w:tcW w:w="396" w:type="pct"/>
          </w:tcPr>
          <w:p w14:paraId="56E973E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5510F2BC" w14:textId="77777777" w:rsidR="009D2E90" w:rsidRPr="009D2E90" w:rsidRDefault="009D2E90" w:rsidP="009D2E90">
            <w:pPr>
              <w:jc w:val="both"/>
              <w:rPr>
                <w:rFonts w:ascii="Helvetica" w:hAnsi="Helvetica" w:cs="Helvetica"/>
                <w:sz w:val="22"/>
                <w:szCs w:val="22"/>
              </w:rPr>
            </w:pPr>
          </w:p>
        </w:tc>
        <w:tc>
          <w:tcPr>
            <w:tcW w:w="396" w:type="pct"/>
          </w:tcPr>
          <w:p w14:paraId="063CF383" w14:textId="77777777" w:rsidR="009D2E90" w:rsidRPr="009D2E90" w:rsidRDefault="009D2E90" w:rsidP="009D2E90">
            <w:pPr>
              <w:jc w:val="both"/>
              <w:rPr>
                <w:rFonts w:ascii="Helvetica" w:hAnsi="Helvetica" w:cs="Helvetica"/>
                <w:sz w:val="22"/>
                <w:szCs w:val="22"/>
              </w:rPr>
            </w:pPr>
          </w:p>
        </w:tc>
        <w:tc>
          <w:tcPr>
            <w:tcW w:w="396" w:type="pct"/>
          </w:tcPr>
          <w:p w14:paraId="6B569A91" w14:textId="77777777" w:rsidR="009D2E90" w:rsidRPr="009D2E90" w:rsidRDefault="009D2E90" w:rsidP="009D2E90">
            <w:pPr>
              <w:jc w:val="both"/>
              <w:rPr>
                <w:rFonts w:ascii="Helvetica" w:hAnsi="Helvetica" w:cs="Helvetica"/>
                <w:sz w:val="22"/>
                <w:szCs w:val="22"/>
              </w:rPr>
            </w:pPr>
          </w:p>
        </w:tc>
        <w:tc>
          <w:tcPr>
            <w:tcW w:w="396" w:type="pct"/>
          </w:tcPr>
          <w:p w14:paraId="74748C6E" w14:textId="77777777" w:rsidR="009D2E90" w:rsidRPr="009D2E90" w:rsidRDefault="009D2E90" w:rsidP="009D2E90">
            <w:pPr>
              <w:jc w:val="both"/>
              <w:rPr>
                <w:rFonts w:ascii="Helvetica" w:hAnsi="Helvetica" w:cs="Helvetica"/>
                <w:sz w:val="22"/>
                <w:szCs w:val="22"/>
              </w:rPr>
            </w:pPr>
          </w:p>
        </w:tc>
      </w:tr>
    </w:tbl>
    <w:p w14:paraId="44DE0BB1"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0896BCEA" w14:textId="77777777" w:rsidTr="00E87A6C">
        <w:tc>
          <w:tcPr>
            <w:tcW w:w="5000" w:type="pct"/>
            <w:gridSpan w:val="8"/>
          </w:tcPr>
          <w:p w14:paraId="15736FDA"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4.4.2 Unauthorised consumption of alcohol and or narcotics</w:t>
            </w:r>
          </w:p>
        </w:tc>
      </w:tr>
      <w:tr w:rsidR="009D2E90" w:rsidRPr="009D2E90" w14:paraId="0B64C4CB" w14:textId="77777777" w:rsidTr="00E87A6C">
        <w:tc>
          <w:tcPr>
            <w:tcW w:w="839" w:type="pct"/>
          </w:tcPr>
          <w:p w14:paraId="19DA11C3"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The consumption of alcohol, drugs or related substance whilst on duty</w:t>
            </w:r>
          </w:p>
        </w:tc>
        <w:tc>
          <w:tcPr>
            <w:tcW w:w="1304" w:type="pct"/>
          </w:tcPr>
          <w:p w14:paraId="5DE8148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Unauthorised consumption of alcohol in that on the </w:t>
            </w:r>
            <w:r w:rsidRPr="009D2E90">
              <w:rPr>
                <w:rFonts w:ascii="Helvetica" w:hAnsi="Helvetica" w:cs="Helvetica"/>
                <w:sz w:val="22"/>
                <w:szCs w:val="22"/>
                <w:u w:val="single"/>
              </w:rPr>
              <w:t>(date)</w:t>
            </w:r>
            <w:r w:rsidRPr="009D2E90">
              <w:rPr>
                <w:rFonts w:ascii="Helvetica" w:hAnsi="Helvetica" w:cs="Helvetica"/>
                <w:sz w:val="22"/>
                <w:szCs w:val="22"/>
              </w:rPr>
              <w:t>, you were seen consuming alcohol/drugs etc whilst on duty.</w:t>
            </w:r>
          </w:p>
        </w:tc>
        <w:tc>
          <w:tcPr>
            <w:tcW w:w="876" w:type="pct"/>
          </w:tcPr>
          <w:p w14:paraId="2B68126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Consumption of alcohol and or drugs whilst on duty.</w:t>
            </w:r>
          </w:p>
        </w:tc>
        <w:tc>
          <w:tcPr>
            <w:tcW w:w="396" w:type="pct"/>
          </w:tcPr>
          <w:p w14:paraId="5295C178"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562BF534" w14:textId="77777777" w:rsidR="009D2E90" w:rsidRPr="009D2E90" w:rsidRDefault="009D2E90" w:rsidP="009D2E90">
            <w:pPr>
              <w:jc w:val="both"/>
              <w:rPr>
                <w:rFonts w:ascii="Helvetica" w:hAnsi="Helvetica" w:cs="Helvetica"/>
                <w:sz w:val="22"/>
                <w:szCs w:val="22"/>
              </w:rPr>
            </w:pPr>
          </w:p>
        </w:tc>
        <w:tc>
          <w:tcPr>
            <w:tcW w:w="396" w:type="pct"/>
          </w:tcPr>
          <w:p w14:paraId="6F6AB935" w14:textId="77777777" w:rsidR="009D2E90" w:rsidRPr="009D2E90" w:rsidRDefault="009D2E90" w:rsidP="009D2E90">
            <w:pPr>
              <w:jc w:val="both"/>
              <w:rPr>
                <w:rFonts w:ascii="Helvetica" w:hAnsi="Helvetica" w:cs="Helvetica"/>
                <w:sz w:val="22"/>
                <w:szCs w:val="22"/>
              </w:rPr>
            </w:pPr>
          </w:p>
        </w:tc>
        <w:tc>
          <w:tcPr>
            <w:tcW w:w="396" w:type="pct"/>
          </w:tcPr>
          <w:p w14:paraId="6C5026FA" w14:textId="77777777" w:rsidR="009D2E90" w:rsidRPr="009D2E90" w:rsidRDefault="009D2E90" w:rsidP="009D2E90">
            <w:pPr>
              <w:jc w:val="both"/>
              <w:rPr>
                <w:rFonts w:ascii="Helvetica" w:hAnsi="Helvetica" w:cs="Helvetica"/>
                <w:sz w:val="22"/>
                <w:szCs w:val="22"/>
              </w:rPr>
            </w:pPr>
          </w:p>
        </w:tc>
        <w:tc>
          <w:tcPr>
            <w:tcW w:w="396" w:type="pct"/>
          </w:tcPr>
          <w:p w14:paraId="59F4476B" w14:textId="77777777" w:rsidR="009D2E90" w:rsidRPr="009D2E90" w:rsidRDefault="009D2E90" w:rsidP="009D2E90">
            <w:pPr>
              <w:jc w:val="both"/>
              <w:rPr>
                <w:rFonts w:ascii="Helvetica" w:hAnsi="Helvetica" w:cs="Helvetica"/>
                <w:sz w:val="22"/>
                <w:szCs w:val="22"/>
              </w:rPr>
            </w:pPr>
          </w:p>
        </w:tc>
      </w:tr>
    </w:tbl>
    <w:p w14:paraId="33DE48F5"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63AD4E9B" w14:textId="77777777" w:rsidTr="00E87A6C">
        <w:tc>
          <w:tcPr>
            <w:tcW w:w="5000" w:type="pct"/>
            <w:gridSpan w:val="8"/>
          </w:tcPr>
          <w:p w14:paraId="71A1B518"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4.4.3 Unauthorised possession of alcohol or narcotics</w:t>
            </w:r>
          </w:p>
        </w:tc>
      </w:tr>
      <w:tr w:rsidR="009D2E90" w:rsidRPr="009D2E90" w14:paraId="7AA8A0FE" w14:textId="77777777" w:rsidTr="00E87A6C">
        <w:tc>
          <w:tcPr>
            <w:tcW w:w="839" w:type="pct"/>
          </w:tcPr>
          <w:p w14:paraId="0AAD77F0"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Refers to the possession of alcohol or drugs on the company premises</w:t>
            </w:r>
          </w:p>
        </w:tc>
        <w:tc>
          <w:tcPr>
            <w:tcW w:w="1304" w:type="pct"/>
          </w:tcPr>
          <w:p w14:paraId="3BDEEDA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Unauthorised possession of alcohol and or narcotics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were found in possession of </w:t>
            </w:r>
            <w:r w:rsidRPr="009D2E90">
              <w:rPr>
                <w:rFonts w:ascii="Helvetica" w:hAnsi="Helvetica" w:cs="Helvetica"/>
                <w:sz w:val="22"/>
                <w:szCs w:val="22"/>
                <w:u w:val="single"/>
              </w:rPr>
              <w:t>(describe substance found)</w:t>
            </w:r>
          </w:p>
        </w:tc>
        <w:tc>
          <w:tcPr>
            <w:tcW w:w="876" w:type="pct"/>
          </w:tcPr>
          <w:p w14:paraId="72510E9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Found in possession of alcohol and or drugs </w:t>
            </w:r>
          </w:p>
        </w:tc>
        <w:tc>
          <w:tcPr>
            <w:tcW w:w="396" w:type="pct"/>
          </w:tcPr>
          <w:p w14:paraId="2AA9A3A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48F80D9E" w14:textId="77777777" w:rsidR="009D2E90" w:rsidRPr="009D2E90" w:rsidRDefault="009D2E90" w:rsidP="009D2E90">
            <w:pPr>
              <w:jc w:val="both"/>
              <w:rPr>
                <w:rFonts w:ascii="Helvetica" w:hAnsi="Helvetica" w:cs="Helvetica"/>
                <w:sz w:val="22"/>
                <w:szCs w:val="22"/>
              </w:rPr>
            </w:pPr>
          </w:p>
        </w:tc>
        <w:tc>
          <w:tcPr>
            <w:tcW w:w="396" w:type="pct"/>
          </w:tcPr>
          <w:p w14:paraId="6F2F38F8" w14:textId="77777777" w:rsidR="009D2E90" w:rsidRPr="009D2E90" w:rsidRDefault="009D2E90" w:rsidP="009D2E90">
            <w:pPr>
              <w:jc w:val="both"/>
              <w:rPr>
                <w:rFonts w:ascii="Helvetica" w:hAnsi="Helvetica" w:cs="Helvetica"/>
                <w:sz w:val="22"/>
                <w:szCs w:val="22"/>
              </w:rPr>
            </w:pPr>
          </w:p>
        </w:tc>
        <w:tc>
          <w:tcPr>
            <w:tcW w:w="396" w:type="pct"/>
          </w:tcPr>
          <w:p w14:paraId="01A96261" w14:textId="77777777" w:rsidR="009D2E90" w:rsidRPr="009D2E90" w:rsidRDefault="009D2E90" w:rsidP="009D2E90">
            <w:pPr>
              <w:jc w:val="both"/>
              <w:rPr>
                <w:rFonts w:ascii="Helvetica" w:hAnsi="Helvetica" w:cs="Helvetica"/>
                <w:sz w:val="22"/>
                <w:szCs w:val="22"/>
              </w:rPr>
            </w:pPr>
          </w:p>
        </w:tc>
        <w:tc>
          <w:tcPr>
            <w:tcW w:w="396" w:type="pct"/>
          </w:tcPr>
          <w:p w14:paraId="5A2FE673" w14:textId="77777777" w:rsidR="009D2E90" w:rsidRPr="009D2E90" w:rsidRDefault="009D2E90" w:rsidP="009D2E90">
            <w:pPr>
              <w:jc w:val="both"/>
              <w:rPr>
                <w:rFonts w:ascii="Helvetica" w:hAnsi="Helvetica" w:cs="Helvetica"/>
                <w:sz w:val="22"/>
                <w:szCs w:val="22"/>
              </w:rPr>
            </w:pPr>
          </w:p>
        </w:tc>
      </w:tr>
    </w:tbl>
    <w:p w14:paraId="32352610" w14:textId="77777777" w:rsidR="009D2E90" w:rsidRPr="009D2E90" w:rsidRDefault="009D2E90" w:rsidP="009D2E90">
      <w:pPr>
        <w:pStyle w:val="Heading3"/>
        <w:jc w:val="both"/>
        <w:rPr>
          <w:rFonts w:ascii="Helvetica" w:hAnsi="Helvetica" w:cs="Helvetica"/>
          <w:sz w:val="22"/>
          <w:szCs w:val="22"/>
        </w:rPr>
      </w:pPr>
    </w:p>
    <w:p w14:paraId="3C01FBF8" w14:textId="77777777" w:rsidR="009D2E90" w:rsidRPr="009D2E90" w:rsidRDefault="009D2E90" w:rsidP="009D2E90">
      <w:r w:rsidRPr="009D2E90">
        <w:t>4.5</w:t>
      </w:r>
      <w:r w:rsidRPr="009D2E90">
        <w:tab/>
        <w:t>Disobedience and offences of a disrespectful nature</w:t>
      </w:r>
    </w:p>
    <w:p w14:paraId="332C2FDD" w14:textId="77777777" w:rsidR="009D2E90" w:rsidRPr="009D2E90" w:rsidRDefault="009D2E90" w:rsidP="009D2E90">
      <w:pPr>
        <w:pStyle w:val="Heading3"/>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272D0803" w14:textId="77777777" w:rsidTr="00E87A6C">
        <w:tc>
          <w:tcPr>
            <w:tcW w:w="5000" w:type="pct"/>
            <w:gridSpan w:val="8"/>
          </w:tcPr>
          <w:p w14:paraId="4134F1C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4.5.1 Insolence </w:t>
            </w:r>
          </w:p>
        </w:tc>
      </w:tr>
      <w:tr w:rsidR="009D2E90" w:rsidRPr="009D2E90" w14:paraId="20D8479D" w14:textId="77777777" w:rsidTr="00E87A6C">
        <w:tc>
          <w:tcPr>
            <w:tcW w:w="839" w:type="pct"/>
          </w:tcPr>
          <w:p w14:paraId="059919F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Action by an employee that constitutes and shows disrespect to his/her employer.</w:t>
            </w:r>
          </w:p>
          <w:p w14:paraId="5D858EB0" w14:textId="77777777" w:rsidR="009D2E90" w:rsidRPr="009D2E90" w:rsidRDefault="009D2E90" w:rsidP="009D2E90">
            <w:pPr>
              <w:jc w:val="both"/>
              <w:rPr>
                <w:rFonts w:ascii="Helvetica" w:hAnsi="Helvetica" w:cs="Helvetica"/>
                <w:sz w:val="22"/>
                <w:szCs w:val="22"/>
              </w:rPr>
            </w:pPr>
          </w:p>
          <w:p w14:paraId="67BFE91A"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 xml:space="preserve">A direct (verbal) or indirect (through actions) challenge to the authority of the employer and </w:t>
            </w:r>
            <w:r w:rsidRPr="009D2E90">
              <w:rPr>
                <w:rFonts w:ascii="Helvetica" w:hAnsi="Helvetica" w:cs="Helvetica"/>
                <w:sz w:val="22"/>
                <w:szCs w:val="22"/>
              </w:rPr>
              <w:lastRenderedPageBreak/>
              <w:t>or his designated representative.</w:t>
            </w:r>
          </w:p>
        </w:tc>
        <w:tc>
          <w:tcPr>
            <w:tcW w:w="1304" w:type="pct"/>
          </w:tcPr>
          <w:p w14:paraId="485E6B4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 xml:space="preserve">Insolence in that on </w:t>
            </w:r>
            <w:r w:rsidRPr="009D2E90">
              <w:rPr>
                <w:rFonts w:ascii="Helvetica" w:hAnsi="Helvetica" w:cs="Helvetica"/>
                <w:sz w:val="22"/>
                <w:szCs w:val="22"/>
                <w:u w:val="single"/>
              </w:rPr>
              <w:t>(date)</w:t>
            </w:r>
            <w:r w:rsidRPr="009D2E90">
              <w:rPr>
                <w:rFonts w:ascii="Helvetica" w:hAnsi="Helvetica" w:cs="Helvetica"/>
                <w:sz w:val="22"/>
                <w:szCs w:val="22"/>
              </w:rPr>
              <w:t xml:space="preserve"> you showed disrespect to your manager by </w:t>
            </w:r>
            <w:r w:rsidRPr="009D2E90">
              <w:rPr>
                <w:rFonts w:ascii="Helvetica" w:hAnsi="Helvetica" w:cs="Helvetica"/>
                <w:sz w:val="22"/>
                <w:szCs w:val="22"/>
                <w:u w:val="single"/>
              </w:rPr>
              <w:t>(describe incident)</w:t>
            </w:r>
          </w:p>
        </w:tc>
        <w:tc>
          <w:tcPr>
            <w:tcW w:w="876" w:type="pct"/>
          </w:tcPr>
          <w:p w14:paraId="69456A2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Being belligerent in the acceptance of an instruction.</w:t>
            </w:r>
          </w:p>
          <w:p w14:paraId="2706A706" w14:textId="77777777" w:rsidR="009D2E90" w:rsidRPr="009D2E90" w:rsidRDefault="009D2E90" w:rsidP="009D2E90">
            <w:pPr>
              <w:jc w:val="both"/>
              <w:rPr>
                <w:rFonts w:ascii="Helvetica" w:hAnsi="Helvetica" w:cs="Helvetica"/>
                <w:sz w:val="22"/>
                <w:szCs w:val="22"/>
              </w:rPr>
            </w:pPr>
          </w:p>
          <w:p w14:paraId="45425BE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Accepting an instruction but then voicing dissatisfaction to colleagues. </w:t>
            </w:r>
          </w:p>
          <w:p w14:paraId="1DCBCA9D" w14:textId="77777777" w:rsidR="009D2E90" w:rsidRPr="009D2E90" w:rsidRDefault="009D2E90" w:rsidP="009D2E90">
            <w:pPr>
              <w:jc w:val="both"/>
              <w:rPr>
                <w:rFonts w:ascii="Helvetica" w:hAnsi="Helvetica" w:cs="Helvetica"/>
                <w:sz w:val="22"/>
                <w:szCs w:val="22"/>
              </w:rPr>
            </w:pPr>
          </w:p>
          <w:p w14:paraId="2E28B6E3" w14:textId="77777777" w:rsidR="009D2E90" w:rsidRPr="009D2E90" w:rsidRDefault="009D2E90" w:rsidP="009D2E90">
            <w:pPr>
              <w:jc w:val="both"/>
              <w:rPr>
                <w:rFonts w:ascii="Helvetica" w:hAnsi="Helvetica" w:cs="Helvetica"/>
                <w:sz w:val="22"/>
                <w:szCs w:val="22"/>
              </w:rPr>
            </w:pPr>
          </w:p>
        </w:tc>
        <w:tc>
          <w:tcPr>
            <w:tcW w:w="396" w:type="pct"/>
          </w:tcPr>
          <w:p w14:paraId="6AFCF1B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396" w:type="pct"/>
          </w:tcPr>
          <w:p w14:paraId="04D2C03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2425E99C" w14:textId="77777777" w:rsidR="009D2E90" w:rsidRPr="009D2E90" w:rsidRDefault="009D2E90" w:rsidP="009D2E90">
            <w:pPr>
              <w:jc w:val="both"/>
              <w:rPr>
                <w:rFonts w:ascii="Helvetica" w:hAnsi="Helvetica" w:cs="Helvetica"/>
                <w:sz w:val="22"/>
                <w:szCs w:val="22"/>
              </w:rPr>
            </w:pPr>
          </w:p>
        </w:tc>
        <w:tc>
          <w:tcPr>
            <w:tcW w:w="396" w:type="pct"/>
          </w:tcPr>
          <w:p w14:paraId="5D7FCC67" w14:textId="77777777" w:rsidR="009D2E90" w:rsidRPr="009D2E90" w:rsidRDefault="009D2E90" w:rsidP="009D2E90">
            <w:pPr>
              <w:jc w:val="both"/>
              <w:rPr>
                <w:rFonts w:ascii="Helvetica" w:hAnsi="Helvetica" w:cs="Helvetica"/>
                <w:sz w:val="22"/>
                <w:szCs w:val="22"/>
              </w:rPr>
            </w:pPr>
          </w:p>
        </w:tc>
        <w:tc>
          <w:tcPr>
            <w:tcW w:w="396" w:type="pct"/>
          </w:tcPr>
          <w:p w14:paraId="0AD1773E" w14:textId="77777777" w:rsidR="009D2E90" w:rsidRPr="009D2E90" w:rsidRDefault="009D2E90" w:rsidP="009D2E90">
            <w:pPr>
              <w:jc w:val="both"/>
              <w:rPr>
                <w:rFonts w:ascii="Helvetica" w:hAnsi="Helvetica" w:cs="Helvetica"/>
                <w:sz w:val="22"/>
                <w:szCs w:val="22"/>
              </w:rPr>
            </w:pPr>
          </w:p>
        </w:tc>
      </w:tr>
    </w:tbl>
    <w:p w14:paraId="24400D75"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650F7023" w14:textId="77777777" w:rsidTr="00E87A6C">
        <w:tc>
          <w:tcPr>
            <w:tcW w:w="5000" w:type="pct"/>
            <w:gridSpan w:val="8"/>
          </w:tcPr>
          <w:p w14:paraId="4850F68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4.5.2 Gross Insolence</w:t>
            </w:r>
          </w:p>
        </w:tc>
      </w:tr>
      <w:tr w:rsidR="009D2E90" w:rsidRPr="009D2E90" w14:paraId="018D7B7E" w14:textId="77777777" w:rsidTr="00E87A6C">
        <w:tc>
          <w:tcPr>
            <w:tcW w:w="839" w:type="pct"/>
          </w:tcPr>
          <w:p w14:paraId="1C4DE4A8"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A serious act of insolence that has as its </w:t>
            </w:r>
            <w:proofErr w:type="gramStart"/>
            <w:r w:rsidRPr="009D2E90">
              <w:rPr>
                <w:rFonts w:ascii="Helvetica" w:hAnsi="Helvetica" w:cs="Helvetica"/>
                <w:sz w:val="22"/>
                <w:szCs w:val="22"/>
                <w:lang w:val="en-ZA"/>
              </w:rPr>
              <w:t>elements</w:t>
            </w:r>
            <w:proofErr w:type="gramEnd"/>
            <w:r w:rsidRPr="009D2E90">
              <w:rPr>
                <w:rFonts w:ascii="Helvetica" w:hAnsi="Helvetica" w:cs="Helvetica"/>
                <w:sz w:val="22"/>
                <w:szCs w:val="22"/>
                <w:lang w:val="en-ZA"/>
              </w:rPr>
              <w:t xml:space="preserve"> wilful contempt of the employer’s authority. A challenge by an employee </w:t>
            </w:r>
          </w:p>
        </w:tc>
        <w:tc>
          <w:tcPr>
            <w:tcW w:w="1304" w:type="pct"/>
          </w:tcPr>
          <w:p w14:paraId="7349B0C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Gross insolence in that on </w:t>
            </w:r>
            <w:r w:rsidRPr="009D2E90">
              <w:rPr>
                <w:rFonts w:ascii="Helvetica" w:hAnsi="Helvetica" w:cs="Helvetica"/>
                <w:sz w:val="22"/>
                <w:szCs w:val="22"/>
                <w:u w:val="single"/>
              </w:rPr>
              <w:t>(date)</w:t>
            </w:r>
            <w:r w:rsidRPr="009D2E90">
              <w:rPr>
                <w:rFonts w:ascii="Helvetica" w:hAnsi="Helvetica" w:cs="Helvetica"/>
                <w:sz w:val="22"/>
                <w:szCs w:val="22"/>
              </w:rPr>
              <w:t xml:space="preserve"> you showed disrespect to your manager by </w:t>
            </w:r>
            <w:r w:rsidRPr="009D2E90">
              <w:rPr>
                <w:rFonts w:ascii="Helvetica" w:hAnsi="Helvetica" w:cs="Helvetica"/>
                <w:sz w:val="22"/>
                <w:szCs w:val="22"/>
                <w:u w:val="single"/>
              </w:rPr>
              <w:t>(describe incident)</w:t>
            </w:r>
          </w:p>
        </w:tc>
        <w:tc>
          <w:tcPr>
            <w:tcW w:w="876" w:type="pct"/>
          </w:tcPr>
          <w:p w14:paraId="6D0EF75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Public refusal of a reasonable instruction. Swearing at a manager when refusing follow an instruction</w:t>
            </w:r>
          </w:p>
        </w:tc>
        <w:tc>
          <w:tcPr>
            <w:tcW w:w="396" w:type="pct"/>
          </w:tcPr>
          <w:p w14:paraId="7234926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65E1A813" w14:textId="77777777" w:rsidR="009D2E90" w:rsidRPr="009D2E90" w:rsidRDefault="009D2E90" w:rsidP="009D2E90">
            <w:pPr>
              <w:jc w:val="both"/>
              <w:rPr>
                <w:rFonts w:ascii="Helvetica" w:hAnsi="Helvetica" w:cs="Helvetica"/>
                <w:sz w:val="22"/>
                <w:szCs w:val="22"/>
              </w:rPr>
            </w:pPr>
          </w:p>
        </w:tc>
        <w:tc>
          <w:tcPr>
            <w:tcW w:w="396" w:type="pct"/>
          </w:tcPr>
          <w:p w14:paraId="1CF9CA54" w14:textId="77777777" w:rsidR="009D2E90" w:rsidRPr="009D2E90" w:rsidRDefault="009D2E90" w:rsidP="009D2E90">
            <w:pPr>
              <w:jc w:val="both"/>
              <w:rPr>
                <w:rFonts w:ascii="Helvetica" w:hAnsi="Helvetica" w:cs="Helvetica"/>
                <w:sz w:val="22"/>
                <w:szCs w:val="22"/>
              </w:rPr>
            </w:pPr>
          </w:p>
        </w:tc>
        <w:tc>
          <w:tcPr>
            <w:tcW w:w="396" w:type="pct"/>
          </w:tcPr>
          <w:p w14:paraId="35D3C1CC" w14:textId="77777777" w:rsidR="009D2E90" w:rsidRPr="009D2E90" w:rsidRDefault="009D2E90" w:rsidP="009D2E90">
            <w:pPr>
              <w:jc w:val="both"/>
              <w:rPr>
                <w:rFonts w:ascii="Helvetica" w:hAnsi="Helvetica" w:cs="Helvetica"/>
                <w:sz w:val="22"/>
                <w:szCs w:val="22"/>
              </w:rPr>
            </w:pPr>
          </w:p>
        </w:tc>
        <w:tc>
          <w:tcPr>
            <w:tcW w:w="396" w:type="pct"/>
          </w:tcPr>
          <w:p w14:paraId="17BE7B50" w14:textId="77777777" w:rsidR="009D2E90" w:rsidRPr="009D2E90" w:rsidRDefault="009D2E90" w:rsidP="009D2E90">
            <w:pPr>
              <w:jc w:val="both"/>
              <w:rPr>
                <w:rFonts w:ascii="Helvetica" w:hAnsi="Helvetica" w:cs="Helvetica"/>
                <w:sz w:val="22"/>
                <w:szCs w:val="22"/>
              </w:rPr>
            </w:pPr>
          </w:p>
        </w:tc>
      </w:tr>
    </w:tbl>
    <w:p w14:paraId="2BC73291"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5582D06E" w14:textId="77777777" w:rsidTr="00E87A6C">
        <w:tc>
          <w:tcPr>
            <w:tcW w:w="5000" w:type="pct"/>
            <w:gridSpan w:val="8"/>
          </w:tcPr>
          <w:p w14:paraId="13EBBB7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4.5.3 Insubordination</w:t>
            </w:r>
          </w:p>
        </w:tc>
      </w:tr>
      <w:tr w:rsidR="009D2E90" w:rsidRPr="009D2E90" w14:paraId="53977457" w14:textId="77777777" w:rsidTr="00E87A6C">
        <w:tc>
          <w:tcPr>
            <w:tcW w:w="839" w:type="pct"/>
          </w:tcPr>
          <w:p w14:paraId="1682DD2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The intentional disobeying of a reasonable and lawful instruction given by management.</w:t>
            </w:r>
          </w:p>
          <w:p w14:paraId="356ABA0C" w14:textId="77777777" w:rsidR="009D2E90" w:rsidRPr="009D2E90" w:rsidRDefault="009D2E90" w:rsidP="009D2E90">
            <w:pPr>
              <w:jc w:val="both"/>
              <w:rPr>
                <w:rFonts w:ascii="Helvetica" w:hAnsi="Helvetica" w:cs="Helvetica"/>
                <w:sz w:val="22"/>
                <w:szCs w:val="22"/>
              </w:rPr>
            </w:pPr>
          </w:p>
          <w:p w14:paraId="5A701D86"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Any act or conduct of disobedience that has the effect of challenging the authority of the superior, management, supervisor.</w:t>
            </w:r>
          </w:p>
        </w:tc>
        <w:tc>
          <w:tcPr>
            <w:tcW w:w="1304" w:type="pct"/>
          </w:tcPr>
          <w:p w14:paraId="1A297C3E"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Insubordination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it is alleged that you engaged in gross misconduct by challenging the authority of the employer/superior and/or failing or refusing to obey a reasonable and lawful instruction relating to </w:t>
            </w:r>
            <w:r w:rsidRPr="009D2E90">
              <w:rPr>
                <w:rFonts w:ascii="Helvetica" w:hAnsi="Helvetica" w:cs="Helvetica"/>
                <w:sz w:val="22"/>
                <w:szCs w:val="22"/>
                <w:u w:val="single"/>
              </w:rPr>
              <w:t>(details of instruction/incident)</w:t>
            </w:r>
          </w:p>
        </w:tc>
        <w:tc>
          <w:tcPr>
            <w:tcW w:w="876" w:type="pct"/>
          </w:tcPr>
          <w:p w14:paraId="449012D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An employee directly or indirectly confronts his supervisor by e.g. refusing verbally and/or making no effort to carry out the work when instructed to do so.  </w:t>
            </w:r>
          </w:p>
        </w:tc>
        <w:tc>
          <w:tcPr>
            <w:tcW w:w="396" w:type="pct"/>
          </w:tcPr>
          <w:p w14:paraId="662FA46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396" w:type="pct"/>
          </w:tcPr>
          <w:p w14:paraId="4CC335F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7FA6586" w14:textId="77777777" w:rsidR="009D2E90" w:rsidRPr="009D2E90" w:rsidRDefault="009D2E90" w:rsidP="009D2E90">
            <w:pPr>
              <w:jc w:val="both"/>
              <w:rPr>
                <w:rFonts w:ascii="Helvetica" w:hAnsi="Helvetica" w:cs="Helvetica"/>
                <w:sz w:val="22"/>
                <w:szCs w:val="22"/>
              </w:rPr>
            </w:pPr>
          </w:p>
        </w:tc>
        <w:tc>
          <w:tcPr>
            <w:tcW w:w="396" w:type="pct"/>
          </w:tcPr>
          <w:p w14:paraId="5C15BE3D" w14:textId="77777777" w:rsidR="009D2E90" w:rsidRPr="009D2E90" w:rsidRDefault="009D2E90" w:rsidP="009D2E90">
            <w:pPr>
              <w:jc w:val="both"/>
              <w:rPr>
                <w:rFonts w:ascii="Helvetica" w:hAnsi="Helvetica" w:cs="Helvetica"/>
                <w:sz w:val="22"/>
                <w:szCs w:val="22"/>
              </w:rPr>
            </w:pPr>
          </w:p>
        </w:tc>
        <w:tc>
          <w:tcPr>
            <w:tcW w:w="396" w:type="pct"/>
          </w:tcPr>
          <w:p w14:paraId="49300E0A" w14:textId="77777777" w:rsidR="009D2E90" w:rsidRPr="009D2E90" w:rsidRDefault="009D2E90" w:rsidP="009D2E90">
            <w:pPr>
              <w:jc w:val="both"/>
              <w:rPr>
                <w:rFonts w:ascii="Helvetica" w:hAnsi="Helvetica" w:cs="Helvetica"/>
                <w:sz w:val="22"/>
                <w:szCs w:val="22"/>
              </w:rPr>
            </w:pPr>
          </w:p>
        </w:tc>
      </w:tr>
    </w:tbl>
    <w:p w14:paraId="74571E38"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2A544E4B" w14:textId="77777777" w:rsidTr="00E87A6C">
        <w:tc>
          <w:tcPr>
            <w:tcW w:w="5000" w:type="pct"/>
            <w:gridSpan w:val="8"/>
          </w:tcPr>
          <w:p w14:paraId="4D2F4AC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4.5.4 Gross insubordination</w:t>
            </w:r>
          </w:p>
        </w:tc>
      </w:tr>
      <w:tr w:rsidR="009D2E90" w:rsidRPr="009D2E90" w14:paraId="78522661" w14:textId="77777777" w:rsidTr="00E87A6C">
        <w:tc>
          <w:tcPr>
            <w:tcW w:w="839" w:type="pct"/>
          </w:tcPr>
          <w:p w14:paraId="7F4C6E35"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A serious act of defiance by an employee who refuses to comply with a reasonable and lawful instruction  </w:t>
            </w:r>
          </w:p>
        </w:tc>
        <w:tc>
          <w:tcPr>
            <w:tcW w:w="1304" w:type="pct"/>
          </w:tcPr>
          <w:p w14:paraId="322CD4BA"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Gross insubordination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refused to obey a reasonable and lawful instruction relating to </w:t>
            </w:r>
            <w:r w:rsidRPr="009D2E90">
              <w:rPr>
                <w:rFonts w:ascii="Helvetica" w:hAnsi="Helvetica" w:cs="Helvetica"/>
                <w:sz w:val="22"/>
                <w:szCs w:val="22"/>
                <w:u w:val="single"/>
              </w:rPr>
              <w:t>(details of instruction/incident)</w:t>
            </w:r>
          </w:p>
        </w:tc>
        <w:tc>
          <w:tcPr>
            <w:tcW w:w="876" w:type="pct"/>
          </w:tcPr>
          <w:p w14:paraId="7CE9A594"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When an employee is given an instruction and blatantly defies it. </w:t>
            </w:r>
          </w:p>
        </w:tc>
        <w:tc>
          <w:tcPr>
            <w:tcW w:w="396" w:type="pct"/>
          </w:tcPr>
          <w:p w14:paraId="2A821FF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5D104015" w14:textId="77777777" w:rsidR="009D2E90" w:rsidRPr="009D2E90" w:rsidRDefault="009D2E90" w:rsidP="009D2E90">
            <w:pPr>
              <w:jc w:val="both"/>
              <w:rPr>
                <w:rFonts w:ascii="Helvetica" w:hAnsi="Helvetica" w:cs="Helvetica"/>
                <w:sz w:val="22"/>
                <w:szCs w:val="22"/>
              </w:rPr>
            </w:pPr>
          </w:p>
        </w:tc>
        <w:tc>
          <w:tcPr>
            <w:tcW w:w="396" w:type="pct"/>
          </w:tcPr>
          <w:p w14:paraId="5377562C" w14:textId="77777777" w:rsidR="009D2E90" w:rsidRPr="009D2E90" w:rsidRDefault="009D2E90" w:rsidP="009D2E90">
            <w:pPr>
              <w:jc w:val="both"/>
              <w:rPr>
                <w:rFonts w:ascii="Helvetica" w:hAnsi="Helvetica" w:cs="Helvetica"/>
                <w:sz w:val="22"/>
                <w:szCs w:val="22"/>
              </w:rPr>
            </w:pPr>
          </w:p>
        </w:tc>
        <w:tc>
          <w:tcPr>
            <w:tcW w:w="396" w:type="pct"/>
          </w:tcPr>
          <w:p w14:paraId="2431A915" w14:textId="77777777" w:rsidR="009D2E90" w:rsidRPr="009D2E90" w:rsidRDefault="009D2E90" w:rsidP="009D2E90">
            <w:pPr>
              <w:jc w:val="both"/>
              <w:rPr>
                <w:rFonts w:ascii="Helvetica" w:hAnsi="Helvetica" w:cs="Helvetica"/>
                <w:sz w:val="22"/>
                <w:szCs w:val="22"/>
              </w:rPr>
            </w:pPr>
          </w:p>
        </w:tc>
        <w:tc>
          <w:tcPr>
            <w:tcW w:w="396" w:type="pct"/>
          </w:tcPr>
          <w:p w14:paraId="20304EF7" w14:textId="77777777" w:rsidR="009D2E90" w:rsidRPr="009D2E90" w:rsidRDefault="009D2E90" w:rsidP="009D2E90">
            <w:pPr>
              <w:jc w:val="both"/>
              <w:rPr>
                <w:rFonts w:ascii="Helvetica" w:hAnsi="Helvetica" w:cs="Helvetica"/>
                <w:sz w:val="22"/>
                <w:szCs w:val="22"/>
              </w:rPr>
            </w:pPr>
          </w:p>
        </w:tc>
      </w:tr>
    </w:tbl>
    <w:p w14:paraId="0297507A"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7CF6E981" w14:textId="77777777" w:rsidTr="00E87A6C">
        <w:tc>
          <w:tcPr>
            <w:tcW w:w="5000" w:type="pct"/>
            <w:gridSpan w:val="8"/>
          </w:tcPr>
          <w:p w14:paraId="01F707E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4.5.5 Breach of company policy and procedure</w:t>
            </w:r>
          </w:p>
        </w:tc>
      </w:tr>
      <w:tr w:rsidR="009D2E90" w:rsidRPr="009D2E90" w14:paraId="42AC2677" w14:textId="77777777" w:rsidTr="00E87A6C">
        <w:tc>
          <w:tcPr>
            <w:tcW w:w="839" w:type="pct"/>
          </w:tcPr>
          <w:p w14:paraId="276900BB"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A negligent or intentional failure to follow a company policy that has been implemented.</w:t>
            </w:r>
          </w:p>
        </w:tc>
        <w:tc>
          <w:tcPr>
            <w:tcW w:w="1304" w:type="pct"/>
          </w:tcPr>
          <w:p w14:paraId="024DD67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Breach of company </w:t>
            </w:r>
            <w:r w:rsidRPr="009D2E90">
              <w:rPr>
                <w:rFonts w:ascii="Helvetica" w:hAnsi="Helvetica" w:cs="Helvetica"/>
                <w:sz w:val="22"/>
                <w:szCs w:val="22"/>
                <w:u w:val="single"/>
              </w:rPr>
              <w:t>(name of policy</w:t>
            </w:r>
            <w:r w:rsidRPr="009D2E90">
              <w:rPr>
                <w:rFonts w:ascii="Helvetica" w:hAnsi="Helvetica" w:cs="Helvetica"/>
                <w:sz w:val="22"/>
                <w:szCs w:val="22"/>
              </w:rPr>
              <w:t xml:space="preserve">) policy and procedure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failed to abide to the policy by </w:t>
            </w:r>
            <w:r w:rsidRPr="009D2E90">
              <w:rPr>
                <w:rFonts w:ascii="Helvetica" w:hAnsi="Helvetica" w:cs="Helvetica"/>
                <w:sz w:val="22"/>
                <w:szCs w:val="22"/>
                <w:u w:val="single"/>
              </w:rPr>
              <w:t>(describe event or conduct)</w:t>
            </w:r>
          </w:p>
        </w:tc>
        <w:tc>
          <w:tcPr>
            <w:tcW w:w="876" w:type="pct"/>
          </w:tcPr>
          <w:p w14:paraId="7F2A10A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An instance where there is an implemented company procedure and the employee fails to follow it.</w:t>
            </w:r>
          </w:p>
        </w:tc>
        <w:tc>
          <w:tcPr>
            <w:tcW w:w="396" w:type="pct"/>
          </w:tcPr>
          <w:p w14:paraId="0BCD22E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WW</w:t>
            </w:r>
          </w:p>
        </w:tc>
        <w:tc>
          <w:tcPr>
            <w:tcW w:w="396" w:type="pct"/>
          </w:tcPr>
          <w:p w14:paraId="57C0885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FWW</w:t>
            </w:r>
          </w:p>
        </w:tc>
        <w:tc>
          <w:tcPr>
            <w:tcW w:w="396" w:type="pct"/>
          </w:tcPr>
          <w:p w14:paraId="103ACFE4"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3B461B58" w14:textId="77777777" w:rsidR="009D2E90" w:rsidRPr="009D2E90" w:rsidRDefault="009D2E90" w:rsidP="009D2E90">
            <w:pPr>
              <w:jc w:val="both"/>
              <w:rPr>
                <w:rFonts w:ascii="Helvetica" w:hAnsi="Helvetica" w:cs="Helvetica"/>
                <w:sz w:val="22"/>
                <w:szCs w:val="22"/>
              </w:rPr>
            </w:pPr>
          </w:p>
        </w:tc>
        <w:tc>
          <w:tcPr>
            <w:tcW w:w="396" w:type="pct"/>
          </w:tcPr>
          <w:p w14:paraId="0B93DDAE" w14:textId="77777777" w:rsidR="009D2E90" w:rsidRPr="009D2E90" w:rsidRDefault="009D2E90" w:rsidP="009D2E90">
            <w:pPr>
              <w:jc w:val="both"/>
              <w:rPr>
                <w:rFonts w:ascii="Helvetica" w:hAnsi="Helvetica" w:cs="Helvetica"/>
                <w:sz w:val="22"/>
                <w:szCs w:val="22"/>
              </w:rPr>
            </w:pPr>
          </w:p>
        </w:tc>
      </w:tr>
    </w:tbl>
    <w:p w14:paraId="614C7D4B" w14:textId="77777777" w:rsidR="009D2E90" w:rsidRPr="009D2E90" w:rsidRDefault="009D2E90" w:rsidP="009D2E90">
      <w:pPr>
        <w:ind w:firstLine="720"/>
        <w:jc w:val="both"/>
        <w:rPr>
          <w:rFonts w:ascii="Helvetica" w:hAnsi="Helvetica" w:cs="Helvetica"/>
          <w:b/>
          <w:bCs/>
          <w:sz w:val="22"/>
          <w:szCs w:val="22"/>
        </w:rPr>
      </w:pPr>
    </w:p>
    <w:p w14:paraId="4E6F8CD3" w14:textId="77777777" w:rsidR="009D2E90" w:rsidRPr="009D2E90" w:rsidRDefault="009D2E90" w:rsidP="009D2E90">
      <w:r w:rsidRPr="009D2E90">
        <w:lastRenderedPageBreak/>
        <w:t>4.6</w:t>
      </w:r>
      <w:r w:rsidRPr="009D2E90">
        <w:tab/>
        <w:t>Dishonesty offences</w:t>
      </w:r>
    </w:p>
    <w:p w14:paraId="287A47AE"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453B2E80" w14:textId="77777777" w:rsidTr="00E87A6C">
        <w:tc>
          <w:tcPr>
            <w:tcW w:w="5000" w:type="pct"/>
            <w:gridSpan w:val="8"/>
          </w:tcPr>
          <w:p w14:paraId="761CAD8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4.6.1 Making a false statement </w:t>
            </w:r>
          </w:p>
        </w:tc>
      </w:tr>
      <w:tr w:rsidR="009D2E90" w:rsidRPr="009D2E90" w14:paraId="647C3DE7" w14:textId="77777777" w:rsidTr="00E87A6C">
        <w:tc>
          <w:tcPr>
            <w:tcW w:w="839" w:type="pct"/>
          </w:tcPr>
          <w:p w14:paraId="0A73BF8B"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The intentional making of a statement with the intent to deceive or conceal the truth </w:t>
            </w:r>
          </w:p>
        </w:tc>
        <w:tc>
          <w:tcPr>
            <w:tcW w:w="1304" w:type="pct"/>
          </w:tcPr>
          <w:p w14:paraId="1587DF3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Gross dishonesty in that you on the </w:t>
            </w:r>
            <w:r w:rsidRPr="009D2E90">
              <w:rPr>
                <w:rFonts w:ascii="Helvetica" w:hAnsi="Helvetica" w:cs="Helvetica"/>
                <w:sz w:val="22"/>
                <w:szCs w:val="22"/>
                <w:u w:val="single"/>
              </w:rPr>
              <w:t>(date)</w:t>
            </w:r>
            <w:r w:rsidRPr="009D2E90">
              <w:rPr>
                <w:rFonts w:ascii="Helvetica" w:hAnsi="Helvetica" w:cs="Helvetica"/>
                <w:sz w:val="22"/>
                <w:szCs w:val="22"/>
              </w:rPr>
              <w:t xml:space="preserve"> made a false statement by </w:t>
            </w:r>
            <w:r w:rsidRPr="009D2E90">
              <w:rPr>
                <w:rFonts w:ascii="Helvetica" w:hAnsi="Helvetica" w:cs="Helvetica"/>
                <w:sz w:val="22"/>
                <w:szCs w:val="22"/>
                <w:u w:val="single"/>
              </w:rPr>
              <w:t>(describe incident)</w:t>
            </w:r>
          </w:p>
        </w:tc>
        <w:tc>
          <w:tcPr>
            <w:tcW w:w="876" w:type="pct"/>
          </w:tcPr>
          <w:p w14:paraId="188AD87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An employee makes a false statement or submission to the company</w:t>
            </w:r>
          </w:p>
        </w:tc>
        <w:tc>
          <w:tcPr>
            <w:tcW w:w="396" w:type="pct"/>
          </w:tcPr>
          <w:p w14:paraId="219DEE8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42D52AA1" w14:textId="77777777" w:rsidR="009D2E90" w:rsidRPr="009D2E90" w:rsidRDefault="009D2E90" w:rsidP="009D2E90">
            <w:pPr>
              <w:jc w:val="both"/>
              <w:rPr>
                <w:rFonts w:ascii="Helvetica" w:hAnsi="Helvetica" w:cs="Helvetica"/>
                <w:sz w:val="22"/>
                <w:szCs w:val="22"/>
              </w:rPr>
            </w:pPr>
          </w:p>
        </w:tc>
        <w:tc>
          <w:tcPr>
            <w:tcW w:w="396" w:type="pct"/>
          </w:tcPr>
          <w:p w14:paraId="06D13E0E" w14:textId="77777777" w:rsidR="009D2E90" w:rsidRPr="009D2E90" w:rsidRDefault="009D2E90" w:rsidP="009D2E90">
            <w:pPr>
              <w:jc w:val="both"/>
              <w:rPr>
                <w:rFonts w:ascii="Helvetica" w:hAnsi="Helvetica" w:cs="Helvetica"/>
                <w:sz w:val="22"/>
                <w:szCs w:val="22"/>
              </w:rPr>
            </w:pPr>
          </w:p>
        </w:tc>
        <w:tc>
          <w:tcPr>
            <w:tcW w:w="396" w:type="pct"/>
          </w:tcPr>
          <w:p w14:paraId="24465137" w14:textId="77777777" w:rsidR="009D2E90" w:rsidRPr="009D2E90" w:rsidRDefault="009D2E90" w:rsidP="009D2E90">
            <w:pPr>
              <w:jc w:val="both"/>
              <w:rPr>
                <w:rFonts w:ascii="Helvetica" w:hAnsi="Helvetica" w:cs="Helvetica"/>
                <w:sz w:val="22"/>
                <w:szCs w:val="22"/>
              </w:rPr>
            </w:pPr>
          </w:p>
        </w:tc>
        <w:tc>
          <w:tcPr>
            <w:tcW w:w="396" w:type="pct"/>
          </w:tcPr>
          <w:p w14:paraId="38A67250" w14:textId="77777777" w:rsidR="009D2E90" w:rsidRPr="009D2E90" w:rsidRDefault="009D2E90" w:rsidP="009D2E90">
            <w:pPr>
              <w:jc w:val="both"/>
              <w:rPr>
                <w:rFonts w:ascii="Helvetica" w:hAnsi="Helvetica" w:cs="Helvetica"/>
                <w:sz w:val="22"/>
                <w:szCs w:val="22"/>
              </w:rPr>
            </w:pPr>
          </w:p>
        </w:tc>
      </w:tr>
    </w:tbl>
    <w:p w14:paraId="0D5FB4C4"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2DC77001" w14:textId="77777777" w:rsidTr="00E87A6C">
        <w:tc>
          <w:tcPr>
            <w:tcW w:w="5000" w:type="pct"/>
            <w:gridSpan w:val="8"/>
          </w:tcPr>
          <w:p w14:paraId="2BA6819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 xml:space="preserve">4.6.2 Fraud </w:t>
            </w:r>
          </w:p>
        </w:tc>
      </w:tr>
      <w:tr w:rsidR="009D2E90" w:rsidRPr="009D2E90" w14:paraId="356D6C29" w14:textId="77777777" w:rsidTr="00E87A6C">
        <w:tc>
          <w:tcPr>
            <w:tcW w:w="839" w:type="pct"/>
          </w:tcPr>
          <w:p w14:paraId="57209587"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The intentional making of a false statement either in writing or verbally with the intention to obtain some form of benefit and or unjustified enrichment </w:t>
            </w:r>
          </w:p>
        </w:tc>
        <w:tc>
          <w:tcPr>
            <w:tcW w:w="1304" w:type="pct"/>
          </w:tcPr>
          <w:p w14:paraId="18153A9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Gross dishonesty in that you committed fraud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presented a false </w:t>
            </w:r>
            <w:r w:rsidRPr="009D2E90">
              <w:rPr>
                <w:rFonts w:ascii="Helvetica" w:hAnsi="Helvetica" w:cs="Helvetica"/>
                <w:sz w:val="22"/>
                <w:szCs w:val="22"/>
                <w:u w:val="single"/>
              </w:rPr>
              <w:t>(describe document and or conduct</w:t>
            </w:r>
            <w:r w:rsidRPr="009D2E90">
              <w:rPr>
                <w:rFonts w:ascii="Helvetica" w:hAnsi="Helvetica" w:cs="Helvetica"/>
                <w:sz w:val="22"/>
                <w:szCs w:val="22"/>
              </w:rPr>
              <w:t>)</w:t>
            </w:r>
          </w:p>
        </w:tc>
        <w:tc>
          <w:tcPr>
            <w:tcW w:w="876" w:type="pct"/>
          </w:tcPr>
          <w:p w14:paraId="017608A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The creation of a false document with the intent to mislead (defraud), resulting or calculated to result in some prejudice, harm or loss to another or undue benefit to the employee, e.g. altering a medical certificate, travel claim, accommodation claim etc</w:t>
            </w:r>
          </w:p>
        </w:tc>
        <w:tc>
          <w:tcPr>
            <w:tcW w:w="396" w:type="pct"/>
          </w:tcPr>
          <w:p w14:paraId="2835C46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31BD95CA" w14:textId="77777777" w:rsidR="009D2E90" w:rsidRPr="009D2E90" w:rsidRDefault="009D2E90" w:rsidP="009D2E90">
            <w:pPr>
              <w:jc w:val="both"/>
              <w:rPr>
                <w:rFonts w:ascii="Helvetica" w:hAnsi="Helvetica" w:cs="Helvetica"/>
                <w:sz w:val="22"/>
                <w:szCs w:val="22"/>
              </w:rPr>
            </w:pPr>
          </w:p>
        </w:tc>
        <w:tc>
          <w:tcPr>
            <w:tcW w:w="396" w:type="pct"/>
          </w:tcPr>
          <w:p w14:paraId="512845F4" w14:textId="77777777" w:rsidR="009D2E90" w:rsidRPr="009D2E90" w:rsidRDefault="009D2E90" w:rsidP="009D2E90">
            <w:pPr>
              <w:jc w:val="both"/>
              <w:rPr>
                <w:rFonts w:ascii="Helvetica" w:hAnsi="Helvetica" w:cs="Helvetica"/>
                <w:sz w:val="22"/>
                <w:szCs w:val="22"/>
              </w:rPr>
            </w:pPr>
          </w:p>
        </w:tc>
        <w:tc>
          <w:tcPr>
            <w:tcW w:w="396" w:type="pct"/>
          </w:tcPr>
          <w:p w14:paraId="1110827D" w14:textId="77777777" w:rsidR="009D2E90" w:rsidRPr="009D2E90" w:rsidRDefault="009D2E90" w:rsidP="009D2E90">
            <w:pPr>
              <w:jc w:val="both"/>
              <w:rPr>
                <w:rFonts w:ascii="Helvetica" w:hAnsi="Helvetica" w:cs="Helvetica"/>
                <w:sz w:val="22"/>
                <w:szCs w:val="22"/>
              </w:rPr>
            </w:pPr>
          </w:p>
        </w:tc>
        <w:tc>
          <w:tcPr>
            <w:tcW w:w="396" w:type="pct"/>
          </w:tcPr>
          <w:p w14:paraId="416AB34D" w14:textId="77777777" w:rsidR="009D2E90" w:rsidRPr="009D2E90" w:rsidRDefault="009D2E90" w:rsidP="009D2E90">
            <w:pPr>
              <w:jc w:val="both"/>
              <w:rPr>
                <w:rFonts w:ascii="Helvetica" w:hAnsi="Helvetica" w:cs="Helvetica"/>
                <w:sz w:val="22"/>
                <w:szCs w:val="22"/>
              </w:rPr>
            </w:pPr>
          </w:p>
        </w:tc>
      </w:tr>
    </w:tbl>
    <w:p w14:paraId="41DB3CE8" w14:textId="77777777" w:rsidR="009D2E90" w:rsidRPr="009D2E90" w:rsidRDefault="009D2E90" w:rsidP="009D2E90">
      <w:pPr>
        <w:jc w:val="both"/>
        <w:rPr>
          <w:rFonts w:ascii="Helvetica" w:hAnsi="Helvetica" w:cs="Helvetica"/>
          <w:sz w:val="22"/>
          <w:szCs w:val="22"/>
        </w:rPr>
      </w:pPr>
    </w:p>
    <w:p w14:paraId="12BC6C39" w14:textId="77777777" w:rsidR="009D2E90" w:rsidRPr="009D2E90" w:rsidRDefault="009D2E90" w:rsidP="009D2E90">
      <w:r w:rsidRPr="009D2E90">
        <w:t>4.7</w:t>
      </w:r>
      <w:r w:rsidRPr="009D2E90">
        <w:tab/>
        <w:t>Offences detrimental to the company</w:t>
      </w:r>
    </w:p>
    <w:p w14:paraId="61907550"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2EA94BE2" w14:textId="77777777" w:rsidTr="00E87A6C">
        <w:tc>
          <w:tcPr>
            <w:tcW w:w="5000" w:type="pct"/>
            <w:gridSpan w:val="8"/>
          </w:tcPr>
          <w:p w14:paraId="7DF15726"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4.7.1 Breach of confidentiality</w:t>
            </w:r>
          </w:p>
        </w:tc>
      </w:tr>
      <w:tr w:rsidR="009D2E90" w:rsidRPr="009D2E90" w14:paraId="2FA88EE4" w14:textId="77777777" w:rsidTr="00E87A6C">
        <w:tc>
          <w:tcPr>
            <w:tcW w:w="839" w:type="pct"/>
          </w:tcPr>
          <w:p w14:paraId="2FD0F957"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Refers to the unauthorised disclosure of confidential information including but not limited to </w:t>
            </w:r>
            <w:r w:rsidRPr="009D2E90">
              <w:rPr>
                <w:rFonts w:ascii="Helvetica" w:hAnsi="Helvetica" w:cs="Helvetica"/>
                <w:sz w:val="22"/>
                <w:szCs w:val="22"/>
                <w:lang w:val="en-US"/>
              </w:rPr>
              <w:t xml:space="preserve">company’s trade secrets, confidential documentation, technical know-how and data, drawings, system, methods, software, processes, client lists, programs, </w:t>
            </w:r>
            <w:r w:rsidRPr="009D2E90">
              <w:rPr>
                <w:rFonts w:ascii="Helvetica" w:hAnsi="Helvetica" w:cs="Helvetica"/>
                <w:sz w:val="22"/>
                <w:szCs w:val="22"/>
                <w:lang w:val="en-US"/>
              </w:rPr>
              <w:lastRenderedPageBreak/>
              <w:t>marketing and or financial information</w:t>
            </w:r>
            <w:r w:rsidRPr="009D2E90">
              <w:rPr>
                <w:rFonts w:ascii="Helvetica" w:hAnsi="Helvetica" w:cs="Helvetica"/>
                <w:sz w:val="22"/>
                <w:szCs w:val="22"/>
                <w:lang w:val="en-ZA"/>
              </w:rPr>
              <w:t xml:space="preserve"> </w:t>
            </w:r>
          </w:p>
        </w:tc>
        <w:tc>
          <w:tcPr>
            <w:tcW w:w="1304" w:type="pct"/>
          </w:tcPr>
          <w:p w14:paraId="7EFA4915"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 xml:space="preserve">Gross dishonesty -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disclosed </w:t>
            </w:r>
            <w:r w:rsidRPr="009D2E90">
              <w:rPr>
                <w:rFonts w:ascii="Helvetica" w:hAnsi="Helvetica" w:cs="Helvetica"/>
                <w:sz w:val="22"/>
                <w:szCs w:val="22"/>
                <w:u w:val="single"/>
              </w:rPr>
              <w:t>(describe information disclosed)</w:t>
            </w:r>
            <w:r w:rsidRPr="009D2E90">
              <w:rPr>
                <w:rFonts w:ascii="Helvetica" w:hAnsi="Helvetica" w:cs="Helvetica"/>
                <w:sz w:val="22"/>
                <w:szCs w:val="22"/>
              </w:rPr>
              <w:t xml:space="preserve"> being confidential information of the company without authorisation </w:t>
            </w:r>
          </w:p>
        </w:tc>
        <w:tc>
          <w:tcPr>
            <w:tcW w:w="876" w:type="pct"/>
          </w:tcPr>
          <w:p w14:paraId="62D2999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Any disclosure of company information without permission and authorisation</w:t>
            </w:r>
          </w:p>
        </w:tc>
        <w:tc>
          <w:tcPr>
            <w:tcW w:w="396" w:type="pct"/>
          </w:tcPr>
          <w:p w14:paraId="445B5CD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0006AC22" w14:textId="77777777" w:rsidR="009D2E90" w:rsidRPr="009D2E90" w:rsidRDefault="009D2E90" w:rsidP="009D2E90">
            <w:pPr>
              <w:jc w:val="both"/>
              <w:rPr>
                <w:rFonts w:ascii="Helvetica" w:hAnsi="Helvetica" w:cs="Helvetica"/>
                <w:sz w:val="22"/>
                <w:szCs w:val="22"/>
              </w:rPr>
            </w:pPr>
          </w:p>
        </w:tc>
        <w:tc>
          <w:tcPr>
            <w:tcW w:w="396" w:type="pct"/>
          </w:tcPr>
          <w:p w14:paraId="1B065504" w14:textId="77777777" w:rsidR="009D2E90" w:rsidRPr="009D2E90" w:rsidRDefault="009D2E90" w:rsidP="009D2E90">
            <w:pPr>
              <w:jc w:val="both"/>
              <w:rPr>
                <w:rFonts w:ascii="Helvetica" w:hAnsi="Helvetica" w:cs="Helvetica"/>
                <w:sz w:val="22"/>
                <w:szCs w:val="22"/>
              </w:rPr>
            </w:pPr>
          </w:p>
        </w:tc>
        <w:tc>
          <w:tcPr>
            <w:tcW w:w="396" w:type="pct"/>
          </w:tcPr>
          <w:p w14:paraId="5CF84AED" w14:textId="77777777" w:rsidR="009D2E90" w:rsidRPr="009D2E90" w:rsidRDefault="009D2E90" w:rsidP="009D2E90">
            <w:pPr>
              <w:jc w:val="both"/>
              <w:rPr>
                <w:rFonts w:ascii="Helvetica" w:hAnsi="Helvetica" w:cs="Helvetica"/>
                <w:sz w:val="22"/>
                <w:szCs w:val="22"/>
              </w:rPr>
            </w:pPr>
          </w:p>
        </w:tc>
        <w:tc>
          <w:tcPr>
            <w:tcW w:w="396" w:type="pct"/>
          </w:tcPr>
          <w:p w14:paraId="3C5F50B9" w14:textId="77777777" w:rsidR="009D2E90" w:rsidRPr="009D2E90" w:rsidRDefault="009D2E90" w:rsidP="009D2E90">
            <w:pPr>
              <w:jc w:val="both"/>
              <w:rPr>
                <w:rFonts w:ascii="Helvetica" w:hAnsi="Helvetica" w:cs="Helvetica"/>
                <w:sz w:val="22"/>
                <w:szCs w:val="22"/>
              </w:rPr>
            </w:pPr>
          </w:p>
        </w:tc>
      </w:tr>
    </w:tbl>
    <w:p w14:paraId="707E97D1" w14:textId="77777777" w:rsidR="009D2E90" w:rsidRPr="009D2E90" w:rsidRDefault="009D2E90" w:rsidP="009D2E90">
      <w:pPr>
        <w:jc w:val="both"/>
        <w:rPr>
          <w:rFonts w:ascii="Helvetica" w:hAnsi="Helvetica" w:cs="Helvetica"/>
          <w:sz w:val="22"/>
          <w:szCs w:val="22"/>
        </w:rPr>
      </w:pPr>
    </w:p>
    <w:p w14:paraId="439328B5" w14:textId="77777777" w:rsidR="009D2E90" w:rsidRPr="009D2E90" w:rsidRDefault="009D2E90" w:rsidP="009D2E90">
      <w:pPr>
        <w:jc w:val="both"/>
        <w:rPr>
          <w:rFonts w:ascii="Helvetica" w:hAnsi="Helvetica" w:cs="Helvetica"/>
          <w:sz w:val="22"/>
          <w:szCs w:val="22"/>
        </w:rPr>
      </w:pPr>
    </w:p>
    <w:p w14:paraId="7F8D8449"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1EEB696F" w14:textId="77777777" w:rsidTr="00E87A6C">
        <w:tc>
          <w:tcPr>
            <w:tcW w:w="5000" w:type="pct"/>
            <w:gridSpan w:val="8"/>
          </w:tcPr>
          <w:p w14:paraId="7318F13B"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4.7.2 Bringing the company name into disrepute</w:t>
            </w:r>
          </w:p>
        </w:tc>
      </w:tr>
      <w:tr w:rsidR="009D2E90" w:rsidRPr="009D2E90" w14:paraId="35AC94B2" w14:textId="77777777" w:rsidTr="00E87A6C">
        <w:tc>
          <w:tcPr>
            <w:tcW w:w="839" w:type="pct"/>
          </w:tcPr>
          <w:p w14:paraId="48388AAF"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Any conduct that is detrimental to the image and or good standing of the company within the perception of the public thereby creating a negative image of the company</w:t>
            </w:r>
          </w:p>
        </w:tc>
        <w:tc>
          <w:tcPr>
            <w:tcW w:w="1304" w:type="pct"/>
          </w:tcPr>
          <w:p w14:paraId="3C2D40BA"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Bringing the company name into disrepute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t>
            </w:r>
            <w:r w:rsidRPr="009D2E90">
              <w:rPr>
                <w:rFonts w:ascii="Helvetica" w:hAnsi="Helvetica" w:cs="Helvetica"/>
                <w:sz w:val="22"/>
                <w:szCs w:val="22"/>
                <w:u w:val="single"/>
              </w:rPr>
              <w:t>(describe incident)</w:t>
            </w:r>
            <w:r w:rsidRPr="009D2E90">
              <w:rPr>
                <w:rFonts w:ascii="Helvetica" w:hAnsi="Helvetica" w:cs="Helvetica"/>
                <w:sz w:val="22"/>
                <w:szCs w:val="22"/>
              </w:rPr>
              <w:t xml:space="preserve"> thereby bringing the company name into disrepute</w:t>
            </w:r>
          </w:p>
        </w:tc>
        <w:tc>
          <w:tcPr>
            <w:tcW w:w="876" w:type="pct"/>
          </w:tcPr>
          <w:p w14:paraId="2F1901A7"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A complaint received from a member of the public or a client</w:t>
            </w:r>
          </w:p>
        </w:tc>
        <w:tc>
          <w:tcPr>
            <w:tcW w:w="396" w:type="pct"/>
          </w:tcPr>
          <w:p w14:paraId="6D613497"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452B654A" w14:textId="77777777" w:rsidR="009D2E90" w:rsidRPr="009D2E90" w:rsidRDefault="009D2E90" w:rsidP="009D2E90">
            <w:pPr>
              <w:jc w:val="both"/>
              <w:rPr>
                <w:rFonts w:ascii="Helvetica" w:hAnsi="Helvetica" w:cs="Helvetica"/>
                <w:sz w:val="22"/>
                <w:szCs w:val="22"/>
              </w:rPr>
            </w:pPr>
          </w:p>
        </w:tc>
        <w:tc>
          <w:tcPr>
            <w:tcW w:w="396" w:type="pct"/>
          </w:tcPr>
          <w:p w14:paraId="2CD99908" w14:textId="77777777" w:rsidR="009D2E90" w:rsidRPr="009D2E90" w:rsidRDefault="009D2E90" w:rsidP="009D2E90">
            <w:pPr>
              <w:jc w:val="both"/>
              <w:rPr>
                <w:rFonts w:ascii="Helvetica" w:hAnsi="Helvetica" w:cs="Helvetica"/>
                <w:sz w:val="22"/>
                <w:szCs w:val="22"/>
              </w:rPr>
            </w:pPr>
          </w:p>
        </w:tc>
        <w:tc>
          <w:tcPr>
            <w:tcW w:w="396" w:type="pct"/>
          </w:tcPr>
          <w:p w14:paraId="32D096E2" w14:textId="77777777" w:rsidR="009D2E90" w:rsidRPr="009D2E90" w:rsidRDefault="009D2E90" w:rsidP="009D2E90">
            <w:pPr>
              <w:jc w:val="both"/>
              <w:rPr>
                <w:rFonts w:ascii="Helvetica" w:hAnsi="Helvetica" w:cs="Helvetica"/>
                <w:sz w:val="22"/>
                <w:szCs w:val="22"/>
              </w:rPr>
            </w:pPr>
          </w:p>
        </w:tc>
        <w:tc>
          <w:tcPr>
            <w:tcW w:w="396" w:type="pct"/>
          </w:tcPr>
          <w:p w14:paraId="073920D1" w14:textId="77777777" w:rsidR="009D2E90" w:rsidRPr="009D2E90" w:rsidRDefault="009D2E90" w:rsidP="009D2E90">
            <w:pPr>
              <w:jc w:val="both"/>
              <w:rPr>
                <w:rFonts w:ascii="Helvetica" w:hAnsi="Helvetica" w:cs="Helvetica"/>
                <w:sz w:val="22"/>
                <w:szCs w:val="22"/>
              </w:rPr>
            </w:pPr>
          </w:p>
        </w:tc>
      </w:tr>
    </w:tbl>
    <w:p w14:paraId="38D12EEE"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5"/>
        <w:gridCol w:w="2728"/>
        <w:gridCol w:w="1832"/>
        <w:gridCol w:w="908"/>
        <w:gridCol w:w="908"/>
        <w:gridCol w:w="908"/>
        <w:gridCol w:w="908"/>
        <w:gridCol w:w="512"/>
      </w:tblGrid>
      <w:tr w:rsidR="009D2E90" w:rsidRPr="009D2E90" w14:paraId="0C301166" w14:textId="77777777" w:rsidTr="00E87A6C">
        <w:tc>
          <w:tcPr>
            <w:tcW w:w="5000" w:type="pct"/>
            <w:gridSpan w:val="8"/>
          </w:tcPr>
          <w:p w14:paraId="4C02382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4.7.3 Competing with the employer and or conflict of interest</w:t>
            </w:r>
          </w:p>
        </w:tc>
      </w:tr>
      <w:tr w:rsidR="009D2E90" w:rsidRPr="009D2E90" w14:paraId="727178F7" w14:textId="77777777" w:rsidTr="00E87A6C">
        <w:tc>
          <w:tcPr>
            <w:tcW w:w="839" w:type="pct"/>
          </w:tcPr>
          <w:p w14:paraId="2B182D8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Acting contrary to the best interests of the employer in disclosing confidential information to a competitor of the company and or conducting business in competition to the company and or failing to disclose an interest in a competing business to the company.</w:t>
            </w:r>
          </w:p>
        </w:tc>
        <w:tc>
          <w:tcPr>
            <w:tcW w:w="1304" w:type="pct"/>
          </w:tcPr>
          <w:p w14:paraId="5996713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Competing with the employer and or conflict of interest in that on </w:t>
            </w:r>
            <w:r w:rsidRPr="009D2E90">
              <w:rPr>
                <w:rFonts w:ascii="Helvetica" w:hAnsi="Helvetica" w:cs="Helvetica"/>
                <w:sz w:val="22"/>
                <w:szCs w:val="22"/>
                <w:u w:val="single"/>
              </w:rPr>
              <w:t>(dates</w:t>
            </w:r>
            <w:r w:rsidRPr="009D2E90">
              <w:rPr>
                <w:rFonts w:ascii="Helvetica" w:hAnsi="Helvetica" w:cs="Helvetica"/>
                <w:sz w:val="22"/>
                <w:szCs w:val="22"/>
              </w:rPr>
              <w:t>) you worked/made/conducted the business of/gave information concerning (</w:t>
            </w:r>
            <w:r w:rsidRPr="009D2E90">
              <w:rPr>
                <w:rFonts w:ascii="Helvetica" w:hAnsi="Helvetica" w:cs="Helvetica"/>
                <w:sz w:val="22"/>
                <w:szCs w:val="22"/>
                <w:u w:val="single"/>
              </w:rPr>
              <w:t>describe content</w:t>
            </w:r>
            <w:r w:rsidRPr="009D2E90">
              <w:rPr>
                <w:rFonts w:ascii="Helvetica" w:hAnsi="Helvetica" w:cs="Helvetica"/>
                <w:sz w:val="22"/>
                <w:szCs w:val="22"/>
              </w:rPr>
              <w:t xml:space="preserve">) to </w:t>
            </w:r>
            <w:r w:rsidRPr="009D2E90">
              <w:rPr>
                <w:rFonts w:ascii="Helvetica" w:hAnsi="Helvetica" w:cs="Helvetica"/>
                <w:sz w:val="22"/>
                <w:szCs w:val="22"/>
                <w:u w:val="single"/>
              </w:rPr>
              <w:t>(competitors name)</w:t>
            </w:r>
            <w:r w:rsidRPr="009D2E90">
              <w:rPr>
                <w:rFonts w:ascii="Helvetica" w:hAnsi="Helvetica" w:cs="Helvetica"/>
                <w:sz w:val="22"/>
                <w:szCs w:val="22"/>
              </w:rPr>
              <w:t xml:space="preserve"> in competition with the company and in breach of your contract of employment/duty as an employee.</w:t>
            </w:r>
          </w:p>
          <w:p w14:paraId="7B827CDB" w14:textId="77777777" w:rsidR="009D2E90" w:rsidRPr="009D2E90" w:rsidRDefault="009D2E90" w:rsidP="009D2E90">
            <w:pPr>
              <w:jc w:val="both"/>
              <w:rPr>
                <w:rFonts w:ascii="Helvetica" w:hAnsi="Helvetica" w:cs="Helvetica"/>
                <w:sz w:val="22"/>
                <w:szCs w:val="22"/>
              </w:rPr>
            </w:pPr>
          </w:p>
          <w:p w14:paraId="57FCE60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1: Refer to confidentiality obligations for further charge</w:t>
            </w:r>
          </w:p>
        </w:tc>
        <w:tc>
          <w:tcPr>
            <w:tcW w:w="876" w:type="pct"/>
          </w:tcPr>
          <w:p w14:paraId="1C10855D" w14:textId="77777777" w:rsidR="009D2E90" w:rsidRPr="009D2E90" w:rsidRDefault="009D2E90" w:rsidP="009D2E90">
            <w:pPr>
              <w:jc w:val="both"/>
              <w:rPr>
                <w:rFonts w:ascii="Helvetica" w:hAnsi="Helvetica" w:cs="Helvetica"/>
                <w:sz w:val="22"/>
                <w:szCs w:val="22"/>
                <w:lang w:val="en-ZA"/>
              </w:rPr>
            </w:pPr>
          </w:p>
        </w:tc>
        <w:tc>
          <w:tcPr>
            <w:tcW w:w="434" w:type="pct"/>
          </w:tcPr>
          <w:p w14:paraId="40D901D3"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434" w:type="pct"/>
          </w:tcPr>
          <w:p w14:paraId="6027C89A" w14:textId="77777777" w:rsidR="009D2E90" w:rsidRPr="009D2E90" w:rsidRDefault="009D2E90" w:rsidP="009D2E90">
            <w:pPr>
              <w:jc w:val="both"/>
              <w:rPr>
                <w:rFonts w:ascii="Helvetica" w:hAnsi="Helvetica" w:cs="Helvetica"/>
                <w:sz w:val="22"/>
                <w:szCs w:val="22"/>
              </w:rPr>
            </w:pPr>
          </w:p>
        </w:tc>
        <w:tc>
          <w:tcPr>
            <w:tcW w:w="434" w:type="pct"/>
          </w:tcPr>
          <w:p w14:paraId="7147AAB0" w14:textId="77777777" w:rsidR="009D2E90" w:rsidRPr="009D2E90" w:rsidRDefault="009D2E90" w:rsidP="009D2E90">
            <w:pPr>
              <w:jc w:val="both"/>
              <w:rPr>
                <w:rFonts w:ascii="Helvetica" w:hAnsi="Helvetica" w:cs="Helvetica"/>
                <w:sz w:val="22"/>
                <w:szCs w:val="22"/>
              </w:rPr>
            </w:pPr>
          </w:p>
        </w:tc>
        <w:tc>
          <w:tcPr>
            <w:tcW w:w="434" w:type="pct"/>
          </w:tcPr>
          <w:p w14:paraId="656C0D9C" w14:textId="77777777" w:rsidR="009D2E90" w:rsidRPr="009D2E90" w:rsidRDefault="009D2E90" w:rsidP="009D2E90">
            <w:pPr>
              <w:jc w:val="both"/>
              <w:rPr>
                <w:rFonts w:ascii="Helvetica" w:hAnsi="Helvetica" w:cs="Helvetica"/>
                <w:sz w:val="22"/>
                <w:szCs w:val="22"/>
              </w:rPr>
            </w:pPr>
          </w:p>
        </w:tc>
        <w:tc>
          <w:tcPr>
            <w:tcW w:w="245" w:type="pct"/>
          </w:tcPr>
          <w:p w14:paraId="7D52F442" w14:textId="77777777" w:rsidR="009D2E90" w:rsidRPr="009D2E90" w:rsidRDefault="009D2E90" w:rsidP="009D2E90">
            <w:pPr>
              <w:jc w:val="both"/>
              <w:rPr>
                <w:rFonts w:ascii="Helvetica" w:hAnsi="Helvetica" w:cs="Helvetica"/>
                <w:sz w:val="22"/>
                <w:szCs w:val="22"/>
              </w:rPr>
            </w:pPr>
          </w:p>
        </w:tc>
      </w:tr>
    </w:tbl>
    <w:p w14:paraId="063A98A4" w14:textId="77777777" w:rsidR="009D2E90" w:rsidRPr="009D2E90" w:rsidRDefault="009D2E90" w:rsidP="009D2E90">
      <w:pPr>
        <w:pStyle w:val="Heading3"/>
        <w:jc w:val="both"/>
        <w:rPr>
          <w:rFonts w:ascii="Helvetica" w:hAnsi="Helvetica" w:cs="Helvetica"/>
          <w:sz w:val="22"/>
          <w:szCs w:val="22"/>
        </w:rPr>
      </w:pPr>
    </w:p>
    <w:p w14:paraId="10FE7744" w14:textId="77777777" w:rsidR="009D2E90" w:rsidRPr="009D2E90" w:rsidRDefault="009D2E90" w:rsidP="009D2E90">
      <w:r w:rsidRPr="009D2E90">
        <w:t>4.8</w:t>
      </w:r>
      <w:r w:rsidRPr="009D2E90">
        <w:tab/>
        <w:t>Property related offences</w:t>
      </w:r>
    </w:p>
    <w:p w14:paraId="0D321B36"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07F211CA" w14:textId="77777777" w:rsidTr="00E87A6C">
        <w:tc>
          <w:tcPr>
            <w:tcW w:w="5000" w:type="pct"/>
            <w:gridSpan w:val="8"/>
          </w:tcPr>
          <w:p w14:paraId="564AA03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4.8.1 Damage to company property</w:t>
            </w:r>
          </w:p>
        </w:tc>
      </w:tr>
      <w:tr w:rsidR="009D2E90" w:rsidRPr="009D2E90" w14:paraId="20CF850C" w14:textId="77777777" w:rsidTr="00E87A6C">
        <w:tc>
          <w:tcPr>
            <w:tcW w:w="839" w:type="pct"/>
          </w:tcPr>
          <w:p w14:paraId="6CA12CC0"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rPr>
              <w:t>The intentional or negligent causing of harm/damage to company property or property of a co-employee.</w:t>
            </w:r>
          </w:p>
        </w:tc>
        <w:tc>
          <w:tcPr>
            <w:tcW w:w="1304" w:type="pct"/>
          </w:tcPr>
          <w:p w14:paraId="7E3EAEB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Damage to company property in that on </w:t>
            </w:r>
            <w:r w:rsidRPr="009D2E90">
              <w:rPr>
                <w:rFonts w:ascii="Helvetica" w:hAnsi="Helvetica" w:cs="Helvetica"/>
                <w:sz w:val="22"/>
                <w:szCs w:val="22"/>
                <w:u w:val="single"/>
              </w:rPr>
              <w:t>(date</w:t>
            </w:r>
            <w:r w:rsidRPr="009D2E90">
              <w:rPr>
                <w:rFonts w:ascii="Helvetica" w:hAnsi="Helvetica" w:cs="Helvetica"/>
                <w:sz w:val="22"/>
                <w:szCs w:val="22"/>
              </w:rPr>
              <w:t xml:space="preserve">) you caused damage to a </w:t>
            </w:r>
            <w:r w:rsidRPr="009D2E90">
              <w:rPr>
                <w:rFonts w:ascii="Helvetica" w:hAnsi="Helvetica" w:cs="Helvetica"/>
                <w:sz w:val="22"/>
                <w:szCs w:val="22"/>
                <w:u w:val="single"/>
              </w:rPr>
              <w:t>(describe the property</w:t>
            </w:r>
            <w:r w:rsidRPr="009D2E90">
              <w:rPr>
                <w:rFonts w:ascii="Helvetica" w:hAnsi="Helvetica" w:cs="Helvetica"/>
                <w:sz w:val="22"/>
                <w:szCs w:val="22"/>
              </w:rPr>
              <w:t xml:space="preserve"> </w:t>
            </w:r>
            <w:r w:rsidRPr="009D2E90">
              <w:rPr>
                <w:rFonts w:ascii="Helvetica" w:hAnsi="Helvetica" w:cs="Helvetica"/>
                <w:sz w:val="22"/>
                <w:szCs w:val="22"/>
                <w:u w:val="single"/>
              </w:rPr>
              <w:t>damaged</w:t>
            </w:r>
            <w:r w:rsidRPr="009D2E90">
              <w:rPr>
                <w:rFonts w:ascii="Helvetica" w:hAnsi="Helvetica" w:cs="Helvetica"/>
                <w:sz w:val="22"/>
                <w:szCs w:val="22"/>
              </w:rPr>
              <w:t>), being the property of the company or co- employee.</w:t>
            </w:r>
          </w:p>
          <w:p w14:paraId="45C0C0B3" w14:textId="77777777" w:rsidR="009D2E90" w:rsidRPr="009D2E90" w:rsidRDefault="009D2E90" w:rsidP="009D2E90">
            <w:pPr>
              <w:jc w:val="both"/>
              <w:rPr>
                <w:rFonts w:ascii="Helvetica" w:hAnsi="Helvetica" w:cs="Helvetica"/>
                <w:sz w:val="22"/>
                <w:szCs w:val="22"/>
              </w:rPr>
            </w:pPr>
          </w:p>
          <w:p w14:paraId="0EAD6B5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lastRenderedPageBreak/>
              <w:t>Note 1: Refer to negligence for possible additional charge</w:t>
            </w:r>
          </w:p>
        </w:tc>
        <w:tc>
          <w:tcPr>
            <w:tcW w:w="876" w:type="pct"/>
          </w:tcPr>
          <w:p w14:paraId="2DFCD4E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lastRenderedPageBreak/>
              <w:t>The intentional breaking of a tool or machine of the company</w:t>
            </w:r>
          </w:p>
        </w:tc>
        <w:tc>
          <w:tcPr>
            <w:tcW w:w="396" w:type="pct"/>
          </w:tcPr>
          <w:p w14:paraId="5780A75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DA187E1" w14:textId="77777777" w:rsidR="009D2E90" w:rsidRPr="009D2E90" w:rsidRDefault="009D2E90" w:rsidP="009D2E90">
            <w:pPr>
              <w:jc w:val="both"/>
              <w:rPr>
                <w:rFonts w:ascii="Helvetica" w:hAnsi="Helvetica" w:cs="Helvetica"/>
                <w:sz w:val="22"/>
                <w:szCs w:val="22"/>
              </w:rPr>
            </w:pPr>
          </w:p>
        </w:tc>
        <w:tc>
          <w:tcPr>
            <w:tcW w:w="396" w:type="pct"/>
          </w:tcPr>
          <w:p w14:paraId="38E6AE90" w14:textId="77777777" w:rsidR="009D2E90" w:rsidRPr="009D2E90" w:rsidRDefault="009D2E90" w:rsidP="009D2E90">
            <w:pPr>
              <w:jc w:val="both"/>
              <w:rPr>
                <w:rFonts w:ascii="Helvetica" w:hAnsi="Helvetica" w:cs="Helvetica"/>
                <w:sz w:val="22"/>
                <w:szCs w:val="22"/>
              </w:rPr>
            </w:pPr>
          </w:p>
        </w:tc>
        <w:tc>
          <w:tcPr>
            <w:tcW w:w="396" w:type="pct"/>
          </w:tcPr>
          <w:p w14:paraId="04C38C7A" w14:textId="77777777" w:rsidR="009D2E90" w:rsidRPr="009D2E90" w:rsidRDefault="009D2E90" w:rsidP="009D2E90">
            <w:pPr>
              <w:jc w:val="both"/>
              <w:rPr>
                <w:rFonts w:ascii="Helvetica" w:hAnsi="Helvetica" w:cs="Helvetica"/>
                <w:sz w:val="22"/>
                <w:szCs w:val="22"/>
              </w:rPr>
            </w:pPr>
          </w:p>
        </w:tc>
        <w:tc>
          <w:tcPr>
            <w:tcW w:w="396" w:type="pct"/>
          </w:tcPr>
          <w:p w14:paraId="5CF0E6B5" w14:textId="77777777" w:rsidR="009D2E90" w:rsidRPr="009D2E90" w:rsidRDefault="009D2E90" w:rsidP="009D2E90">
            <w:pPr>
              <w:jc w:val="both"/>
              <w:rPr>
                <w:rFonts w:ascii="Helvetica" w:hAnsi="Helvetica" w:cs="Helvetica"/>
                <w:sz w:val="22"/>
                <w:szCs w:val="22"/>
              </w:rPr>
            </w:pPr>
          </w:p>
        </w:tc>
      </w:tr>
    </w:tbl>
    <w:p w14:paraId="542FE849" w14:textId="77777777" w:rsidR="009D2E90" w:rsidRPr="009D2E90" w:rsidRDefault="009D2E90" w:rsidP="009D2E90">
      <w:pPr>
        <w:jc w:val="both"/>
        <w:rPr>
          <w:rFonts w:ascii="Helvetica" w:hAnsi="Helvetica" w:cs="Helvetica"/>
          <w:sz w:val="22"/>
          <w:szCs w:val="22"/>
        </w:rPr>
      </w:pPr>
    </w:p>
    <w:p w14:paraId="4CEF2AEF" w14:textId="77777777" w:rsidR="009D2E90" w:rsidRPr="009D2E90" w:rsidRDefault="009D2E90" w:rsidP="009D2E90">
      <w:pPr>
        <w:jc w:val="both"/>
        <w:rPr>
          <w:rFonts w:ascii="Helvetica" w:hAnsi="Helvetica" w:cs="Helvetica"/>
          <w:sz w:val="22"/>
          <w:szCs w:val="22"/>
        </w:rPr>
      </w:pPr>
    </w:p>
    <w:p w14:paraId="0E4EFAAE"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48CB39E7" w14:textId="77777777" w:rsidTr="00E87A6C">
        <w:tc>
          <w:tcPr>
            <w:tcW w:w="5000" w:type="pct"/>
            <w:gridSpan w:val="8"/>
          </w:tcPr>
          <w:p w14:paraId="06F38F40"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4.8.2 Theft </w:t>
            </w:r>
          </w:p>
        </w:tc>
      </w:tr>
      <w:tr w:rsidR="009D2E90" w:rsidRPr="009D2E90" w14:paraId="1DB62C41" w14:textId="77777777" w:rsidTr="00E87A6C">
        <w:tc>
          <w:tcPr>
            <w:tcW w:w="839" w:type="pct"/>
          </w:tcPr>
          <w:p w14:paraId="377940D7"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Being in the possession of company and or client and or a fellow </w:t>
            </w:r>
            <w:proofErr w:type="gramStart"/>
            <w:r w:rsidRPr="009D2E90">
              <w:rPr>
                <w:rFonts w:ascii="Helvetica" w:hAnsi="Helvetica" w:cs="Helvetica"/>
                <w:sz w:val="22"/>
                <w:szCs w:val="22"/>
                <w:lang w:val="en-ZA"/>
              </w:rPr>
              <w:t>colleagues</w:t>
            </w:r>
            <w:proofErr w:type="gramEnd"/>
            <w:r w:rsidRPr="009D2E90">
              <w:rPr>
                <w:rFonts w:ascii="Helvetica" w:hAnsi="Helvetica" w:cs="Helvetica"/>
                <w:sz w:val="22"/>
                <w:szCs w:val="22"/>
                <w:lang w:val="en-ZA"/>
              </w:rPr>
              <w:t xml:space="preserve"> property with the intention to permanently deprive the affected party of the item</w:t>
            </w:r>
          </w:p>
        </w:tc>
        <w:tc>
          <w:tcPr>
            <w:tcW w:w="1304" w:type="pct"/>
          </w:tcPr>
          <w:p w14:paraId="41B93D7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Theft,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were found in possession of </w:t>
            </w:r>
            <w:r w:rsidRPr="009D2E90">
              <w:rPr>
                <w:rFonts w:ascii="Helvetica" w:hAnsi="Helvetica" w:cs="Helvetica"/>
                <w:sz w:val="22"/>
                <w:szCs w:val="22"/>
                <w:u w:val="single"/>
              </w:rPr>
              <w:t xml:space="preserve">(describe the item) </w:t>
            </w:r>
            <w:r w:rsidRPr="009D2E90">
              <w:rPr>
                <w:rFonts w:ascii="Helvetica" w:hAnsi="Helvetica" w:cs="Helvetica"/>
                <w:sz w:val="22"/>
                <w:szCs w:val="22"/>
              </w:rPr>
              <w:t>being the property of the company/client/</w:t>
            </w:r>
            <w:r w:rsidRPr="009D2E90">
              <w:rPr>
                <w:rFonts w:ascii="Helvetica" w:hAnsi="Helvetica" w:cs="Helvetica"/>
                <w:sz w:val="22"/>
                <w:szCs w:val="22"/>
                <w:lang w:val="en-US"/>
              </w:rPr>
              <w:t>colleague</w:t>
            </w:r>
            <w:r w:rsidRPr="009D2E90">
              <w:rPr>
                <w:rFonts w:ascii="Helvetica" w:hAnsi="Helvetica" w:cs="Helvetica"/>
                <w:sz w:val="22"/>
                <w:szCs w:val="22"/>
              </w:rPr>
              <w:t xml:space="preserve"> without authorisation and or permission</w:t>
            </w:r>
          </w:p>
        </w:tc>
        <w:tc>
          <w:tcPr>
            <w:tcW w:w="876" w:type="pct"/>
          </w:tcPr>
          <w:p w14:paraId="7A78C5E3"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The unauthorized removal or taking of property other than the employee’s own including fellow </w:t>
            </w:r>
            <w:proofErr w:type="gramStart"/>
            <w:r w:rsidRPr="009D2E90">
              <w:rPr>
                <w:rFonts w:ascii="Helvetica" w:hAnsi="Helvetica" w:cs="Helvetica"/>
                <w:sz w:val="22"/>
                <w:szCs w:val="22"/>
                <w:lang w:val="en-ZA"/>
              </w:rPr>
              <w:t>employees</w:t>
            </w:r>
            <w:proofErr w:type="gramEnd"/>
            <w:r w:rsidRPr="009D2E90">
              <w:rPr>
                <w:rFonts w:ascii="Helvetica" w:hAnsi="Helvetica" w:cs="Helvetica"/>
                <w:sz w:val="22"/>
                <w:szCs w:val="22"/>
                <w:lang w:val="en-ZA"/>
              </w:rPr>
              <w:t xml:space="preserve"> property</w:t>
            </w:r>
          </w:p>
        </w:tc>
        <w:tc>
          <w:tcPr>
            <w:tcW w:w="396" w:type="pct"/>
          </w:tcPr>
          <w:p w14:paraId="064CA1BC"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44E55DF9" w14:textId="77777777" w:rsidR="009D2E90" w:rsidRPr="009D2E90" w:rsidRDefault="009D2E90" w:rsidP="009D2E90">
            <w:pPr>
              <w:jc w:val="both"/>
              <w:rPr>
                <w:rFonts w:ascii="Helvetica" w:hAnsi="Helvetica" w:cs="Helvetica"/>
                <w:sz w:val="22"/>
                <w:szCs w:val="22"/>
              </w:rPr>
            </w:pPr>
          </w:p>
        </w:tc>
        <w:tc>
          <w:tcPr>
            <w:tcW w:w="396" w:type="pct"/>
          </w:tcPr>
          <w:p w14:paraId="2E52E789" w14:textId="77777777" w:rsidR="009D2E90" w:rsidRPr="009D2E90" w:rsidRDefault="009D2E90" w:rsidP="009D2E90">
            <w:pPr>
              <w:jc w:val="both"/>
              <w:rPr>
                <w:rFonts w:ascii="Helvetica" w:hAnsi="Helvetica" w:cs="Helvetica"/>
                <w:sz w:val="22"/>
                <w:szCs w:val="22"/>
              </w:rPr>
            </w:pPr>
          </w:p>
        </w:tc>
        <w:tc>
          <w:tcPr>
            <w:tcW w:w="396" w:type="pct"/>
          </w:tcPr>
          <w:p w14:paraId="3D893096" w14:textId="77777777" w:rsidR="009D2E90" w:rsidRPr="009D2E90" w:rsidRDefault="009D2E90" w:rsidP="009D2E90">
            <w:pPr>
              <w:jc w:val="both"/>
              <w:rPr>
                <w:rFonts w:ascii="Helvetica" w:hAnsi="Helvetica" w:cs="Helvetica"/>
                <w:sz w:val="22"/>
                <w:szCs w:val="22"/>
              </w:rPr>
            </w:pPr>
          </w:p>
        </w:tc>
        <w:tc>
          <w:tcPr>
            <w:tcW w:w="396" w:type="pct"/>
          </w:tcPr>
          <w:p w14:paraId="5319BEB6" w14:textId="77777777" w:rsidR="009D2E90" w:rsidRPr="009D2E90" w:rsidRDefault="009D2E90" w:rsidP="009D2E90">
            <w:pPr>
              <w:jc w:val="both"/>
              <w:rPr>
                <w:rFonts w:ascii="Helvetica" w:hAnsi="Helvetica" w:cs="Helvetica"/>
                <w:sz w:val="22"/>
                <w:szCs w:val="22"/>
              </w:rPr>
            </w:pPr>
          </w:p>
        </w:tc>
      </w:tr>
    </w:tbl>
    <w:p w14:paraId="70CC6ECF" w14:textId="77777777" w:rsidR="009D2E90" w:rsidRPr="009D2E90" w:rsidRDefault="009D2E90" w:rsidP="009D2E90">
      <w:pPr>
        <w:jc w:val="both"/>
        <w:rPr>
          <w:rFonts w:ascii="Helvetica" w:hAnsi="Helvetica" w:cs="Helvetica"/>
          <w:sz w:val="22"/>
          <w:szCs w:val="22"/>
        </w:rPr>
      </w:pP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125CB27F" w14:textId="77777777" w:rsidTr="00E87A6C">
        <w:tc>
          <w:tcPr>
            <w:tcW w:w="5000" w:type="pct"/>
            <w:gridSpan w:val="8"/>
          </w:tcPr>
          <w:p w14:paraId="6DC3FA0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4.8.3 Attempted theft</w:t>
            </w:r>
          </w:p>
        </w:tc>
      </w:tr>
      <w:tr w:rsidR="009D2E90" w:rsidRPr="009D2E90" w14:paraId="4A6C9D3F" w14:textId="77777777" w:rsidTr="00E87A6C">
        <w:tc>
          <w:tcPr>
            <w:tcW w:w="839" w:type="pct"/>
          </w:tcPr>
          <w:p w14:paraId="093869AA"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Refers to the attempted removal of property of the company and or client and or fellow employee without authorisation</w:t>
            </w:r>
          </w:p>
        </w:tc>
        <w:tc>
          <w:tcPr>
            <w:tcW w:w="1304" w:type="pct"/>
          </w:tcPr>
          <w:p w14:paraId="543A42B9"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Attempted theft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were found in possession of </w:t>
            </w:r>
            <w:r w:rsidRPr="009D2E90">
              <w:rPr>
                <w:rFonts w:ascii="Helvetica" w:hAnsi="Helvetica" w:cs="Helvetica"/>
                <w:sz w:val="22"/>
                <w:szCs w:val="22"/>
                <w:u w:val="single"/>
              </w:rPr>
              <w:t xml:space="preserve">(describe the item) </w:t>
            </w:r>
            <w:r w:rsidRPr="009D2E90">
              <w:rPr>
                <w:rFonts w:ascii="Helvetica" w:hAnsi="Helvetica" w:cs="Helvetica"/>
                <w:sz w:val="22"/>
                <w:szCs w:val="22"/>
              </w:rPr>
              <w:t>being the property of the company/client/</w:t>
            </w:r>
            <w:r w:rsidRPr="009D2E90">
              <w:rPr>
                <w:rFonts w:ascii="Helvetica" w:hAnsi="Helvetica" w:cs="Helvetica"/>
                <w:sz w:val="22"/>
                <w:szCs w:val="22"/>
                <w:lang w:val="en-US"/>
              </w:rPr>
              <w:t xml:space="preserve"> colleague</w:t>
            </w:r>
            <w:r w:rsidRPr="009D2E90">
              <w:rPr>
                <w:rFonts w:ascii="Helvetica" w:hAnsi="Helvetica" w:cs="Helvetica"/>
                <w:sz w:val="22"/>
                <w:szCs w:val="22"/>
              </w:rPr>
              <w:t xml:space="preserve"> without authorisation and or permission</w:t>
            </w:r>
          </w:p>
        </w:tc>
        <w:tc>
          <w:tcPr>
            <w:tcW w:w="876" w:type="pct"/>
          </w:tcPr>
          <w:p w14:paraId="5A1E943D"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Incidents where an employee is caught by security being in possession of property not belonging to them prior to vacating the company premises</w:t>
            </w:r>
          </w:p>
        </w:tc>
        <w:tc>
          <w:tcPr>
            <w:tcW w:w="396" w:type="pct"/>
          </w:tcPr>
          <w:p w14:paraId="6229CA9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84EDCCC" w14:textId="77777777" w:rsidR="009D2E90" w:rsidRPr="009D2E90" w:rsidRDefault="009D2E90" w:rsidP="009D2E90">
            <w:pPr>
              <w:jc w:val="both"/>
              <w:rPr>
                <w:rFonts w:ascii="Helvetica" w:hAnsi="Helvetica" w:cs="Helvetica"/>
                <w:sz w:val="22"/>
                <w:szCs w:val="22"/>
              </w:rPr>
            </w:pPr>
          </w:p>
        </w:tc>
        <w:tc>
          <w:tcPr>
            <w:tcW w:w="396" w:type="pct"/>
          </w:tcPr>
          <w:p w14:paraId="0479704E" w14:textId="77777777" w:rsidR="009D2E90" w:rsidRPr="009D2E90" w:rsidRDefault="009D2E90" w:rsidP="009D2E90">
            <w:pPr>
              <w:jc w:val="both"/>
              <w:rPr>
                <w:rFonts w:ascii="Helvetica" w:hAnsi="Helvetica" w:cs="Helvetica"/>
                <w:sz w:val="22"/>
                <w:szCs w:val="22"/>
              </w:rPr>
            </w:pPr>
          </w:p>
        </w:tc>
        <w:tc>
          <w:tcPr>
            <w:tcW w:w="396" w:type="pct"/>
          </w:tcPr>
          <w:p w14:paraId="41D60CEB" w14:textId="77777777" w:rsidR="009D2E90" w:rsidRPr="009D2E90" w:rsidRDefault="009D2E90" w:rsidP="009D2E90">
            <w:pPr>
              <w:jc w:val="both"/>
              <w:rPr>
                <w:rFonts w:ascii="Helvetica" w:hAnsi="Helvetica" w:cs="Helvetica"/>
                <w:sz w:val="22"/>
                <w:szCs w:val="22"/>
              </w:rPr>
            </w:pPr>
          </w:p>
        </w:tc>
        <w:tc>
          <w:tcPr>
            <w:tcW w:w="396" w:type="pct"/>
          </w:tcPr>
          <w:p w14:paraId="4BBA7022" w14:textId="77777777" w:rsidR="009D2E90" w:rsidRPr="009D2E90" w:rsidRDefault="009D2E90" w:rsidP="009D2E90">
            <w:pPr>
              <w:jc w:val="both"/>
              <w:rPr>
                <w:rFonts w:ascii="Helvetica" w:hAnsi="Helvetica" w:cs="Helvetica"/>
                <w:sz w:val="22"/>
                <w:szCs w:val="22"/>
              </w:rPr>
            </w:pPr>
          </w:p>
        </w:tc>
      </w:tr>
    </w:tbl>
    <w:p w14:paraId="43D94C02"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 </w:t>
      </w:r>
    </w:p>
    <w:tbl>
      <w:tblPr>
        <w:tblStyle w:val="TableGridLight"/>
        <w:tblW w:w="5000" w:type="pct"/>
        <w:tblCellMar>
          <w:top w:w="28" w:type="dxa"/>
          <w:bottom w:w="28" w:type="dxa"/>
        </w:tblCellMar>
        <w:tblLook w:val="0000" w:firstRow="0" w:lastRow="0" w:firstColumn="0" w:lastColumn="0" w:noHBand="0" w:noVBand="0"/>
      </w:tblPr>
      <w:tblGrid>
        <w:gridCol w:w="1756"/>
        <w:gridCol w:w="2729"/>
        <w:gridCol w:w="1832"/>
        <w:gridCol w:w="828"/>
        <w:gridCol w:w="828"/>
        <w:gridCol w:w="828"/>
        <w:gridCol w:w="828"/>
        <w:gridCol w:w="830"/>
      </w:tblGrid>
      <w:tr w:rsidR="009D2E90" w:rsidRPr="009D2E90" w14:paraId="49B9012D" w14:textId="77777777" w:rsidTr="00E87A6C">
        <w:tc>
          <w:tcPr>
            <w:tcW w:w="5000" w:type="pct"/>
            <w:gridSpan w:val="8"/>
          </w:tcPr>
          <w:p w14:paraId="0245C591"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lang w:val="en-ZA"/>
              </w:rPr>
              <w:t>4.8.4 Unauthorised possession of company property</w:t>
            </w:r>
          </w:p>
        </w:tc>
      </w:tr>
      <w:tr w:rsidR="009D2E90" w:rsidRPr="009D2E90" w14:paraId="0697E033" w14:textId="77777777" w:rsidTr="00E87A6C">
        <w:tc>
          <w:tcPr>
            <w:tcW w:w="839" w:type="pct"/>
          </w:tcPr>
          <w:p w14:paraId="596EE959"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Being in possession of company property without the necessary permission and or authority.</w:t>
            </w:r>
          </w:p>
        </w:tc>
        <w:tc>
          <w:tcPr>
            <w:tcW w:w="1304" w:type="pct"/>
          </w:tcPr>
          <w:p w14:paraId="0EFAEF8D"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 xml:space="preserve">Unauthorised possession of company property in that on the </w:t>
            </w:r>
            <w:r w:rsidRPr="009D2E90">
              <w:rPr>
                <w:rFonts w:ascii="Helvetica" w:hAnsi="Helvetica" w:cs="Helvetica"/>
                <w:sz w:val="22"/>
                <w:szCs w:val="22"/>
                <w:u w:val="single"/>
              </w:rPr>
              <w:t>(date)</w:t>
            </w:r>
            <w:r w:rsidRPr="009D2E90">
              <w:rPr>
                <w:rFonts w:ascii="Helvetica" w:hAnsi="Helvetica" w:cs="Helvetica"/>
                <w:sz w:val="22"/>
                <w:szCs w:val="22"/>
              </w:rPr>
              <w:t xml:space="preserve"> you were found in possession of </w:t>
            </w:r>
            <w:r w:rsidRPr="009D2E90">
              <w:rPr>
                <w:rFonts w:ascii="Helvetica" w:hAnsi="Helvetica" w:cs="Helvetica"/>
                <w:sz w:val="22"/>
                <w:szCs w:val="22"/>
                <w:u w:val="single"/>
              </w:rPr>
              <w:t>(describe item)</w:t>
            </w:r>
            <w:r w:rsidRPr="009D2E90">
              <w:rPr>
                <w:rFonts w:ascii="Helvetica" w:hAnsi="Helvetica" w:cs="Helvetica"/>
                <w:sz w:val="22"/>
                <w:szCs w:val="22"/>
              </w:rPr>
              <w:t xml:space="preserve"> without authorisation</w:t>
            </w:r>
          </w:p>
          <w:p w14:paraId="4BC49D22" w14:textId="77777777" w:rsidR="009D2E90" w:rsidRPr="009D2E90" w:rsidRDefault="009D2E90" w:rsidP="009D2E90">
            <w:pPr>
              <w:jc w:val="both"/>
              <w:rPr>
                <w:rFonts w:ascii="Helvetica" w:hAnsi="Helvetica" w:cs="Helvetica"/>
                <w:sz w:val="22"/>
                <w:szCs w:val="22"/>
              </w:rPr>
            </w:pPr>
          </w:p>
          <w:p w14:paraId="50CD01E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Note 1: Refer to breach of company policy and procedure for a possible further charge</w:t>
            </w:r>
          </w:p>
        </w:tc>
        <w:tc>
          <w:tcPr>
            <w:tcW w:w="876" w:type="pct"/>
          </w:tcPr>
          <w:p w14:paraId="63D00CD5" w14:textId="77777777" w:rsidR="009D2E90" w:rsidRPr="009D2E90" w:rsidRDefault="009D2E90" w:rsidP="009D2E90">
            <w:pPr>
              <w:jc w:val="both"/>
              <w:rPr>
                <w:rFonts w:ascii="Helvetica" w:hAnsi="Helvetica" w:cs="Helvetica"/>
                <w:sz w:val="22"/>
                <w:szCs w:val="22"/>
                <w:lang w:val="en-ZA"/>
              </w:rPr>
            </w:pPr>
            <w:r w:rsidRPr="009D2E90">
              <w:rPr>
                <w:rFonts w:ascii="Helvetica" w:hAnsi="Helvetica" w:cs="Helvetica"/>
                <w:sz w:val="22"/>
                <w:szCs w:val="22"/>
                <w:lang w:val="en-ZA"/>
              </w:rPr>
              <w:t xml:space="preserve">Incidents where an employee is found in possession of company property that although the intention to steal the item is not there, he/she has no authority to have the item in their possession </w:t>
            </w:r>
          </w:p>
          <w:p w14:paraId="3F892D82" w14:textId="77777777" w:rsidR="009D2E90" w:rsidRPr="009D2E90" w:rsidRDefault="009D2E90" w:rsidP="009D2E90">
            <w:pPr>
              <w:jc w:val="both"/>
              <w:rPr>
                <w:rFonts w:ascii="Helvetica" w:hAnsi="Helvetica" w:cs="Helvetica"/>
                <w:sz w:val="22"/>
                <w:szCs w:val="22"/>
                <w:lang w:val="en-ZA"/>
              </w:rPr>
            </w:pPr>
          </w:p>
        </w:tc>
        <w:tc>
          <w:tcPr>
            <w:tcW w:w="396" w:type="pct"/>
          </w:tcPr>
          <w:p w14:paraId="0CA39DCF" w14:textId="77777777" w:rsidR="009D2E90" w:rsidRPr="009D2E90" w:rsidRDefault="009D2E90" w:rsidP="009D2E90">
            <w:pPr>
              <w:jc w:val="both"/>
              <w:rPr>
                <w:rFonts w:ascii="Helvetica" w:hAnsi="Helvetica" w:cs="Helvetica"/>
                <w:sz w:val="22"/>
                <w:szCs w:val="22"/>
              </w:rPr>
            </w:pPr>
            <w:r w:rsidRPr="009D2E90">
              <w:rPr>
                <w:rFonts w:ascii="Helvetica" w:hAnsi="Helvetica" w:cs="Helvetica"/>
                <w:sz w:val="22"/>
                <w:szCs w:val="22"/>
              </w:rPr>
              <w:t>DISM</w:t>
            </w:r>
          </w:p>
        </w:tc>
        <w:tc>
          <w:tcPr>
            <w:tcW w:w="396" w:type="pct"/>
          </w:tcPr>
          <w:p w14:paraId="7BE9CFE8" w14:textId="77777777" w:rsidR="009D2E90" w:rsidRPr="009D2E90" w:rsidRDefault="009D2E90" w:rsidP="009D2E90">
            <w:pPr>
              <w:jc w:val="both"/>
              <w:rPr>
                <w:rFonts w:ascii="Helvetica" w:hAnsi="Helvetica" w:cs="Helvetica"/>
                <w:sz w:val="22"/>
                <w:szCs w:val="22"/>
              </w:rPr>
            </w:pPr>
          </w:p>
        </w:tc>
        <w:tc>
          <w:tcPr>
            <w:tcW w:w="396" w:type="pct"/>
          </w:tcPr>
          <w:p w14:paraId="53DA02F2" w14:textId="77777777" w:rsidR="009D2E90" w:rsidRPr="009D2E90" w:rsidRDefault="009D2E90" w:rsidP="009D2E90">
            <w:pPr>
              <w:jc w:val="both"/>
              <w:rPr>
                <w:rFonts w:ascii="Helvetica" w:hAnsi="Helvetica" w:cs="Helvetica"/>
                <w:sz w:val="22"/>
                <w:szCs w:val="22"/>
              </w:rPr>
            </w:pPr>
          </w:p>
        </w:tc>
        <w:tc>
          <w:tcPr>
            <w:tcW w:w="396" w:type="pct"/>
          </w:tcPr>
          <w:p w14:paraId="6DAFEDEE" w14:textId="77777777" w:rsidR="009D2E90" w:rsidRPr="009D2E90" w:rsidRDefault="009D2E90" w:rsidP="009D2E90">
            <w:pPr>
              <w:jc w:val="both"/>
              <w:rPr>
                <w:rFonts w:ascii="Helvetica" w:hAnsi="Helvetica" w:cs="Helvetica"/>
                <w:sz w:val="22"/>
                <w:szCs w:val="22"/>
              </w:rPr>
            </w:pPr>
          </w:p>
        </w:tc>
        <w:tc>
          <w:tcPr>
            <w:tcW w:w="396" w:type="pct"/>
          </w:tcPr>
          <w:p w14:paraId="1147B282" w14:textId="77777777" w:rsidR="009D2E90" w:rsidRPr="009D2E90" w:rsidRDefault="009D2E90" w:rsidP="009D2E90">
            <w:pPr>
              <w:jc w:val="both"/>
              <w:rPr>
                <w:rFonts w:ascii="Helvetica" w:hAnsi="Helvetica" w:cs="Helvetica"/>
                <w:sz w:val="22"/>
                <w:szCs w:val="22"/>
              </w:rPr>
            </w:pPr>
          </w:p>
        </w:tc>
      </w:tr>
    </w:tbl>
    <w:p w14:paraId="6E9C6B64" w14:textId="77777777" w:rsidR="009D2E90" w:rsidRPr="009D2E90" w:rsidRDefault="009D2E90" w:rsidP="009D2E90">
      <w:pPr>
        <w:spacing w:line="276" w:lineRule="auto"/>
        <w:jc w:val="both"/>
        <w:rPr>
          <w:rFonts w:ascii="Helvetica" w:hAnsi="Helvetica" w:cs="Helvetica"/>
          <w:sz w:val="22"/>
          <w:szCs w:val="22"/>
        </w:rPr>
      </w:pPr>
    </w:p>
    <w:p w14:paraId="01D0C68E" w14:textId="77777777" w:rsidR="009D2E90" w:rsidRPr="009D2E90" w:rsidRDefault="009D2E90" w:rsidP="009D2E90">
      <w:pPr>
        <w:spacing w:line="276" w:lineRule="auto"/>
        <w:jc w:val="both"/>
        <w:rPr>
          <w:rFonts w:ascii="Helvetica" w:hAnsi="Helvetica" w:cs="Helvetica"/>
          <w:sz w:val="22"/>
          <w:szCs w:val="22"/>
        </w:rPr>
      </w:pPr>
    </w:p>
    <w:p w14:paraId="415DE65D" w14:textId="77777777" w:rsidR="009D2E90" w:rsidRPr="009D2E90" w:rsidRDefault="009D2E90" w:rsidP="009D2E90">
      <w:pPr>
        <w:pStyle w:val="Heading1"/>
        <w:jc w:val="both"/>
        <w:rPr>
          <w:rStyle w:val="Emphasis"/>
          <w:rFonts w:ascii="Helvetica" w:hAnsi="Helvetica" w:cs="Helvetica"/>
          <w:b/>
          <w:i w:val="0"/>
          <w:color w:val="auto"/>
          <w:sz w:val="22"/>
          <w:szCs w:val="22"/>
        </w:rPr>
      </w:pPr>
      <w:r w:rsidRPr="009D2E90">
        <w:rPr>
          <w:rStyle w:val="Emphasis"/>
          <w:rFonts w:ascii="Helvetica" w:hAnsi="Helvetica" w:cs="Helvetica"/>
          <w:color w:val="auto"/>
          <w:sz w:val="22"/>
          <w:szCs w:val="22"/>
        </w:rPr>
        <w:t>5.</w:t>
      </w:r>
      <w:r w:rsidRPr="009D2E90">
        <w:rPr>
          <w:rStyle w:val="Emphasis"/>
          <w:rFonts w:ascii="Helvetica" w:hAnsi="Helvetica" w:cs="Helvetica"/>
          <w:color w:val="auto"/>
          <w:sz w:val="22"/>
          <w:szCs w:val="22"/>
        </w:rPr>
        <w:tab/>
        <w:t>COLLECTIVE DISCIPLINE</w:t>
      </w:r>
    </w:p>
    <w:p w14:paraId="4A5B6124" w14:textId="77777777" w:rsidR="009D2E90" w:rsidRPr="009D2E90" w:rsidRDefault="009D2E90" w:rsidP="009D2E90">
      <w:pPr>
        <w:spacing w:line="276" w:lineRule="auto"/>
        <w:jc w:val="both"/>
        <w:rPr>
          <w:rStyle w:val="Emphasis"/>
          <w:rFonts w:ascii="Helvetica" w:hAnsi="Helvetica" w:cs="Helvetica"/>
          <w:i w:val="0"/>
          <w:sz w:val="22"/>
          <w:szCs w:val="22"/>
        </w:rPr>
      </w:pPr>
    </w:p>
    <w:p w14:paraId="2EAA8D60" w14:textId="77777777"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lastRenderedPageBreak/>
        <w:t>The company is entitled to hold a group disciplinary hearing if a group of employees is equally implicated in the same offence and the evidence on which the company relies is the same for these employees. All other provisions of the hearing remain the same.</w:t>
      </w:r>
    </w:p>
    <w:p w14:paraId="5FFE79E9" w14:textId="77777777" w:rsidR="009D2E90" w:rsidRPr="009D2E90" w:rsidRDefault="009D2E90" w:rsidP="009D2E90">
      <w:pPr>
        <w:spacing w:line="276" w:lineRule="auto"/>
        <w:jc w:val="both"/>
        <w:rPr>
          <w:rFonts w:ascii="Helvetica" w:hAnsi="Helvetica" w:cs="Helvetica"/>
          <w:sz w:val="22"/>
          <w:szCs w:val="22"/>
        </w:rPr>
      </w:pPr>
    </w:p>
    <w:p w14:paraId="4097B7E9" w14:textId="77777777" w:rsidR="009D2E90" w:rsidRPr="009D2E90" w:rsidRDefault="009D2E90" w:rsidP="009D2E90">
      <w:pPr>
        <w:spacing w:line="276" w:lineRule="auto"/>
        <w:jc w:val="both"/>
        <w:rPr>
          <w:rFonts w:ascii="Helvetica" w:hAnsi="Helvetica" w:cs="Helvetica"/>
          <w:sz w:val="22"/>
          <w:szCs w:val="22"/>
        </w:rPr>
      </w:pPr>
    </w:p>
    <w:p w14:paraId="17773E70" w14:textId="77777777" w:rsidR="009D2E90" w:rsidRPr="009D2E90" w:rsidRDefault="009D2E90" w:rsidP="009D2E90">
      <w:pPr>
        <w:rPr>
          <w:rStyle w:val="Emphasis"/>
          <w:rFonts w:ascii="Helvetica" w:hAnsi="Helvetica" w:cs="Helvetica"/>
          <w:b/>
          <w:i w:val="0"/>
          <w:iCs w:val="0"/>
          <w:sz w:val="22"/>
          <w:szCs w:val="22"/>
        </w:rPr>
      </w:pPr>
      <w:r w:rsidRPr="009D2E90">
        <w:rPr>
          <w:rStyle w:val="Emphasis"/>
          <w:rFonts w:ascii="Helvetica" w:hAnsi="Helvetica" w:cs="Helvetica"/>
          <w:i w:val="0"/>
          <w:iCs w:val="0"/>
          <w:sz w:val="22"/>
          <w:szCs w:val="22"/>
        </w:rPr>
        <w:t>6.</w:t>
      </w:r>
      <w:r w:rsidRPr="009D2E90">
        <w:rPr>
          <w:rStyle w:val="Emphasis"/>
          <w:rFonts w:ascii="Helvetica" w:hAnsi="Helvetica" w:cs="Helvetica"/>
          <w:i w:val="0"/>
          <w:iCs w:val="0"/>
          <w:sz w:val="22"/>
          <w:szCs w:val="22"/>
        </w:rPr>
        <w:tab/>
        <w:t>FORMAL DISCIPLINARY HEARING</w:t>
      </w:r>
    </w:p>
    <w:p w14:paraId="54A30B87" w14:textId="77777777" w:rsidR="009D2E90" w:rsidRPr="009D2E90" w:rsidRDefault="009D2E90" w:rsidP="009D2E90">
      <w:pPr>
        <w:spacing w:line="276" w:lineRule="auto"/>
        <w:jc w:val="both"/>
        <w:rPr>
          <w:rFonts w:ascii="Helvetica" w:hAnsi="Helvetica" w:cs="Helvetica"/>
          <w:sz w:val="22"/>
          <w:szCs w:val="22"/>
        </w:rPr>
      </w:pPr>
    </w:p>
    <w:p w14:paraId="0DFE26C4" w14:textId="77777777" w:rsidR="009D2E90" w:rsidRPr="009D2E90" w:rsidRDefault="009D2E90" w:rsidP="009D2E90">
      <w:pPr>
        <w:spacing w:line="276" w:lineRule="auto"/>
        <w:jc w:val="both"/>
        <w:rPr>
          <w:rFonts w:ascii="Helvetica" w:hAnsi="Helvetica" w:cs="Helvetica"/>
          <w:sz w:val="22"/>
          <w:szCs w:val="22"/>
        </w:rPr>
      </w:pPr>
      <w:r w:rsidRPr="009D2E90">
        <w:rPr>
          <w:rFonts w:ascii="Helvetica" w:hAnsi="Helvetica" w:cs="Helvetica"/>
          <w:sz w:val="22"/>
          <w:szCs w:val="22"/>
        </w:rPr>
        <w:t>It is not required that for every offence a formal disciplinary hearing be convened prior to deciding on appropriate action. A formal disciplinary hearing is needed for an offence that may lead to a final written warning or dismissal.</w:t>
      </w:r>
    </w:p>
    <w:p w14:paraId="6A21F62E" w14:textId="77777777" w:rsidR="009D2E90" w:rsidRPr="009D2E90" w:rsidRDefault="009D2E90" w:rsidP="009D2E90">
      <w:pPr>
        <w:spacing w:line="276" w:lineRule="auto"/>
        <w:jc w:val="both"/>
        <w:rPr>
          <w:rFonts w:ascii="Helvetica" w:hAnsi="Helvetica" w:cs="Helvetica"/>
          <w:sz w:val="22"/>
          <w:szCs w:val="22"/>
        </w:rPr>
      </w:pPr>
    </w:p>
    <w:p w14:paraId="33EE3FC4" w14:textId="77777777" w:rsidR="009D2E90" w:rsidRPr="009D2E90" w:rsidRDefault="009D2E90" w:rsidP="009D2E90">
      <w:pPr>
        <w:pStyle w:val="ListParagraph"/>
        <w:numPr>
          <w:ilvl w:val="0"/>
          <w:numId w:val="6"/>
        </w:numPr>
        <w:spacing w:after="200" w:line="276" w:lineRule="auto"/>
        <w:ind w:left="720"/>
        <w:jc w:val="both"/>
        <w:rPr>
          <w:rFonts w:ascii="Helvetica" w:hAnsi="Helvetica" w:cs="Helvetica"/>
          <w:sz w:val="22"/>
          <w:szCs w:val="22"/>
        </w:rPr>
      </w:pPr>
      <w:proofErr w:type="gramStart"/>
      <w:r w:rsidRPr="009D2E90">
        <w:rPr>
          <w:rFonts w:ascii="Helvetica" w:hAnsi="Helvetica" w:cs="Helvetica"/>
          <w:sz w:val="22"/>
          <w:szCs w:val="22"/>
        </w:rPr>
        <w:t>In the event that</w:t>
      </w:r>
      <w:proofErr w:type="gramEnd"/>
      <w:r w:rsidRPr="009D2E90">
        <w:rPr>
          <w:rFonts w:ascii="Helvetica" w:hAnsi="Helvetica" w:cs="Helvetica"/>
          <w:sz w:val="22"/>
          <w:szCs w:val="22"/>
        </w:rPr>
        <w:t xml:space="preserve"> a disciplinary hearing is convened the following principles should be observed:</w:t>
      </w:r>
    </w:p>
    <w:p w14:paraId="5611221C" w14:textId="77777777" w:rsidR="009D2E90" w:rsidRPr="009D2E90" w:rsidRDefault="009D2E90" w:rsidP="009D2E90">
      <w:pPr>
        <w:pStyle w:val="ListParagraph"/>
        <w:jc w:val="both"/>
        <w:rPr>
          <w:rFonts w:ascii="Helvetica" w:hAnsi="Helvetica" w:cs="Helvetica"/>
          <w:sz w:val="22"/>
          <w:szCs w:val="22"/>
        </w:rPr>
      </w:pPr>
    </w:p>
    <w:p w14:paraId="6A567931" w14:textId="77777777" w:rsidR="009D2E90" w:rsidRPr="009D2E90" w:rsidRDefault="009D2E90" w:rsidP="009D2E90">
      <w:pPr>
        <w:pStyle w:val="ListParagraph"/>
        <w:numPr>
          <w:ilvl w:val="0"/>
          <w:numId w:val="6"/>
        </w:numPr>
        <w:spacing w:after="200" w:line="276" w:lineRule="auto"/>
        <w:ind w:left="720"/>
        <w:jc w:val="both"/>
        <w:rPr>
          <w:rFonts w:ascii="Helvetica" w:hAnsi="Helvetica" w:cs="Helvetica"/>
          <w:sz w:val="22"/>
          <w:szCs w:val="22"/>
        </w:rPr>
      </w:pPr>
      <w:r w:rsidRPr="009D2E90">
        <w:rPr>
          <w:rFonts w:ascii="Helvetica" w:hAnsi="Helvetica" w:cs="Helvetica"/>
          <w:sz w:val="22"/>
          <w:szCs w:val="22"/>
        </w:rPr>
        <w:t xml:space="preserve">The hearing should be held as soon as possible after the event, preferably within 2 (two) </w:t>
      </w:r>
      <w:proofErr w:type="gramStart"/>
      <w:r w:rsidRPr="009D2E90">
        <w:rPr>
          <w:rFonts w:ascii="Helvetica" w:hAnsi="Helvetica" w:cs="Helvetica"/>
          <w:sz w:val="22"/>
          <w:szCs w:val="22"/>
        </w:rPr>
        <w:t>weeks;</w:t>
      </w:r>
      <w:proofErr w:type="gramEnd"/>
      <w:r w:rsidRPr="009D2E90">
        <w:rPr>
          <w:rFonts w:ascii="Helvetica" w:hAnsi="Helvetica" w:cs="Helvetica"/>
          <w:sz w:val="22"/>
          <w:szCs w:val="22"/>
        </w:rPr>
        <w:t xml:space="preserve"> </w:t>
      </w:r>
    </w:p>
    <w:p w14:paraId="127431A8" w14:textId="77777777" w:rsidR="009D2E90" w:rsidRPr="009D2E90" w:rsidRDefault="009D2E90" w:rsidP="009D2E90">
      <w:pPr>
        <w:pStyle w:val="ListParagraph"/>
        <w:jc w:val="both"/>
        <w:rPr>
          <w:rFonts w:ascii="Helvetica" w:hAnsi="Helvetica" w:cs="Helvetica"/>
          <w:sz w:val="22"/>
          <w:szCs w:val="22"/>
        </w:rPr>
      </w:pPr>
    </w:p>
    <w:p w14:paraId="0EA1C03E" w14:textId="77777777" w:rsidR="009D2E90" w:rsidRPr="009D2E90" w:rsidRDefault="009D2E90" w:rsidP="009D2E90">
      <w:pPr>
        <w:pStyle w:val="ListParagraph"/>
        <w:numPr>
          <w:ilvl w:val="0"/>
          <w:numId w:val="6"/>
        </w:numPr>
        <w:spacing w:after="200" w:line="276" w:lineRule="auto"/>
        <w:ind w:left="720"/>
        <w:jc w:val="both"/>
        <w:rPr>
          <w:rFonts w:ascii="Helvetica" w:hAnsi="Helvetica" w:cs="Helvetica"/>
          <w:sz w:val="22"/>
          <w:szCs w:val="22"/>
        </w:rPr>
      </w:pPr>
      <w:r w:rsidRPr="009D2E90">
        <w:rPr>
          <w:rFonts w:ascii="Helvetica" w:hAnsi="Helvetica" w:cs="Helvetica"/>
          <w:sz w:val="22"/>
          <w:szCs w:val="22"/>
        </w:rPr>
        <w:t xml:space="preserve">The employee may, if necessary, be suspended with pay, prior to, during or pending the outcome of the hearing.  Prior to suspension with pay pending a hearing, the employee must be informed in writing of the proposed suspension (Annexure D) and be entitled of make representations regarding the proposed </w:t>
      </w:r>
      <w:proofErr w:type="gramStart"/>
      <w:r w:rsidRPr="009D2E90">
        <w:rPr>
          <w:rFonts w:ascii="Helvetica" w:hAnsi="Helvetica" w:cs="Helvetica"/>
          <w:sz w:val="22"/>
          <w:szCs w:val="22"/>
        </w:rPr>
        <w:t>suspension;</w:t>
      </w:r>
      <w:proofErr w:type="gramEnd"/>
    </w:p>
    <w:p w14:paraId="6E58C590" w14:textId="77777777" w:rsidR="009D2E90" w:rsidRPr="009D2E90" w:rsidRDefault="009D2E90" w:rsidP="009D2E90">
      <w:pPr>
        <w:pStyle w:val="ListParagraph"/>
        <w:jc w:val="both"/>
        <w:rPr>
          <w:rFonts w:ascii="Helvetica" w:hAnsi="Helvetica" w:cs="Helvetica"/>
          <w:sz w:val="22"/>
          <w:szCs w:val="22"/>
        </w:rPr>
      </w:pPr>
    </w:p>
    <w:p w14:paraId="5EA02A9C" w14:textId="77777777" w:rsidR="009D2E90" w:rsidRPr="009D2E90" w:rsidRDefault="009D2E90" w:rsidP="009D2E90">
      <w:pPr>
        <w:pStyle w:val="ListParagraph"/>
        <w:numPr>
          <w:ilvl w:val="0"/>
          <w:numId w:val="6"/>
        </w:numPr>
        <w:spacing w:after="200" w:line="276" w:lineRule="auto"/>
        <w:ind w:left="720"/>
        <w:jc w:val="both"/>
        <w:rPr>
          <w:rFonts w:ascii="Helvetica" w:hAnsi="Helvetica" w:cs="Helvetica"/>
          <w:sz w:val="22"/>
          <w:szCs w:val="22"/>
        </w:rPr>
      </w:pPr>
      <w:r w:rsidRPr="009D2E90">
        <w:rPr>
          <w:rFonts w:ascii="Helvetica" w:hAnsi="Helvetica" w:cs="Helvetica"/>
          <w:sz w:val="22"/>
          <w:szCs w:val="22"/>
        </w:rPr>
        <w:t xml:space="preserve">The employee should be notified in writing of the date, time and venue of the hearing as well as the alleged misconduct which he/she is alleged to have committed, and of his/her rights at the hearing (Annexure E).  This notice should be given to the employee at least 3 (three) working days prior to the disciplinary </w:t>
      </w:r>
      <w:proofErr w:type="gramStart"/>
      <w:r w:rsidRPr="009D2E90">
        <w:rPr>
          <w:rFonts w:ascii="Helvetica" w:hAnsi="Helvetica" w:cs="Helvetica"/>
          <w:sz w:val="22"/>
          <w:szCs w:val="22"/>
        </w:rPr>
        <w:t>hearing;</w:t>
      </w:r>
      <w:proofErr w:type="gramEnd"/>
    </w:p>
    <w:p w14:paraId="418F81E8" w14:textId="77777777" w:rsidR="009D2E90" w:rsidRPr="009D2E90" w:rsidRDefault="009D2E90" w:rsidP="009D2E90">
      <w:pPr>
        <w:pStyle w:val="ListParagraph"/>
        <w:jc w:val="both"/>
        <w:rPr>
          <w:rFonts w:ascii="Helvetica" w:hAnsi="Helvetica" w:cs="Helvetica"/>
          <w:sz w:val="22"/>
          <w:szCs w:val="22"/>
        </w:rPr>
      </w:pPr>
    </w:p>
    <w:p w14:paraId="397775F3" w14:textId="77777777" w:rsidR="009D2E90" w:rsidRPr="009D2E90" w:rsidRDefault="009D2E90" w:rsidP="009D2E90">
      <w:pPr>
        <w:pStyle w:val="ListParagraph"/>
        <w:numPr>
          <w:ilvl w:val="0"/>
          <w:numId w:val="6"/>
        </w:numPr>
        <w:spacing w:after="200" w:line="276" w:lineRule="auto"/>
        <w:ind w:left="720"/>
        <w:jc w:val="both"/>
        <w:rPr>
          <w:rFonts w:ascii="Helvetica" w:hAnsi="Helvetica" w:cs="Helvetica"/>
          <w:sz w:val="22"/>
          <w:szCs w:val="22"/>
        </w:rPr>
      </w:pPr>
      <w:r w:rsidRPr="009D2E90">
        <w:rPr>
          <w:rFonts w:ascii="Helvetica" w:hAnsi="Helvetica" w:cs="Helvetica"/>
          <w:sz w:val="22"/>
          <w:szCs w:val="22"/>
        </w:rPr>
        <w:t xml:space="preserve">The written notification of the alleged offences committed by the employee provide sufficient information for the employee to prepare a defence to the </w:t>
      </w:r>
      <w:proofErr w:type="gramStart"/>
      <w:r w:rsidRPr="009D2E90">
        <w:rPr>
          <w:rFonts w:ascii="Helvetica" w:hAnsi="Helvetica" w:cs="Helvetica"/>
          <w:sz w:val="22"/>
          <w:szCs w:val="22"/>
        </w:rPr>
        <w:t>charges;</w:t>
      </w:r>
      <w:proofErr w:type="gramEnd"/>
    </w:p>
    <w:p w14:paraId="36F4CEDC" w14:textId="77777777" w:rsidR="009D2E90" w:rsidRPr="009D2E90" w:rsidRDefault="009D2E90" w:rsidP="009D2E90">
      <w:pPr>
        <w:pStyle w:val="ListParagraph"/>
        <w:jc w:val="both"/>
        <w:rPr>
          <w:rFonts w:ascii="Helvetica" w:hAnsi="Helvetica" w:cs="Helvetica"/>
          <w:sz w:val="22"/>
          <w:szCs w:val="22"/>
        </w:rPr>
      </w:pPr>
    </w:p>
    <w:p w14:paraId="68B090C1" w14:textId="77777777" w:rsidR="009D2E90" w:rsidRPr="009D2E90" w:rsidRDefault="009D2E90" w:rsidP="009D2E90">
      <w:pPr>
        <w:pStyle w:val="ListParagraph"/>
        <w:numPr>
          <w:ilvl w:val="0"/>
          <w:numId w:val="6"/>
        </w:numPr>
        <w:spacing w:after="200" w:line="276" w:lineRule="auto"/>
        <w:ind w:left="720"/>
        <w:jc w:val="both"/>
        <w:rPr>
          <w:rFonts w:ascii="Helvetica" w:hAnsi="Helvetica" w:cs="Helvetica"/>
          <w:sz w:val="22"/>
          <w:szCs w:val="22"/>
        </w:rPr>
      </w:pPr>
      <w:r w:rsidRPr="009D2E90">
        <w:rPr>
          <w:rFonts w:ascii="Helvetica" w:hAnsi="Helvetica" w:cs="Helvetica"/>
          <w:sz w:val="22"/>
          <w:szCs w:val="22"/>
        </w:rPr>
        <w:t>Except in exceptional circumstances and as provided in the Labour Relations Act, no employee should be dismissed without a prior disciplinary hearing at which the employee is found guilty of offence(s) warranting dismissal.</w:t>
      </w:r>
    </w:p>
    <w:p w14:paraId="58AE3D37" w14:textId="77777777" w:rsidR="009D2E90" w:rsidRPr="009D2E90" w:rsidRDefault="009D2E90" w:rsidP="009D2E90">
      <w:pPr>
        <w:spacing w:line="276" w:lineRule="auto"/>
        <w:jc w:val="both"/>
        <w:rPr>
          <w:rFonts w:ascii="Helvetica" w:hAnsi="Helvetica" w:cs="Helvetica"/>
          <w:sz w:val="22"/>
          <w:szCs w:val="22"/>
          <w:lang w:val="en-ZA"/>
        </w:rPr>
      </w:pPr>
    </w:p>
    <w:p w14:paraId="2F6F3F8C" w14:textId="77777777" w:rsidR="009D2E90" w:rsidRPr="002B5054" w:rsidRDefault="009D2E90" w:rsidP="002B5054">
      <w:pPr>
        <w:spacing w:line="276" w:lineRule="auto"/>
        <w:ind w:firstLine="720"/>
        <w:jc w:val="both"/>
        <w:rPr>
          <w:rStyle w:val="Emphasis"/>
          <w:rFonts w:ascii="Helvetica" w:hAnsi="Helvetica" w:cs="Helvetica"/>
          <w:b/>
          <w:i w:val="0"/>
          <w:sz w:val="22"/>
          <w:szCs w:val="22"/>
        </w:rPr>
      </w:pPr>
      <w:r w:rsidRPr="002B5054">
        <w:rPr>
          <w:rStyle w:val="Emphasis"/>
          <w:rFonts w:ascii="Helvetica" w:hAnsi="Helvetica" w:cs="Helvetica"/>
          <w:b/>
          <w:sz w:val="22"/>
          <w:szCs w:val="22"/>
        </w:rPr>
        <w:t>6.1</w:t>
      </w:r>
      <w:r w:rsidRPr="002B5054">
        <w:rPr>
          <w:rStyle w:val="Emphasis"/>
          <w:rFonts w:ascii="Helvetica" w:hAnsi="Helvetica" w:cs="Helvetica"/>
          <w:b/>
          <w:sz w:val="22"/>
          <w:szCs w:val="22"/>
        </w:rPr>
        <w:tab/>
        <w:t>Conducting the Formal Disciplinary hearing</w:t>
      </w:r>
    </w:p>
    <w:p w14:paraId="59E5AC28" w14:textId="77777777" w:rsidR="009D2E90" w:rsidRPr="002B5054" w:rsidRDefault="009D2E90" w:rsidP="002B5054">
      <w:pPr>
        <w:spacing w:line="276" w:lineRule="auto"/>
        <w:jc w:val="both"/>
        <w:rPr>
          <w:rFonts w:ascii="Helvetica" w:hAnsi="Helvetica" w:cs="Helvetica"/>
          <w:sz w:val="22"/>
          <w:szCs w:val="22"/>
        </w:rPr>
      </w:pPr>
    </w:p>
    <w:p w14:paraId="5B0A739D" w14:textId="77777777" w:rsidR="009D2E90" w:rsidRPr="002B5054" w:rsidRDefault="009D2E90" w:rsidP="002B5054">
      <w:pPr>
        <w:spacing w:line="276" w:lineRule="auto"/>
        <w:jc w:val="both"/>
        <w:rPr>
          <w:rFonts w:ascii="Helvetica" w:hAnsi="Helvetica" w:cs="Helvetica"/>
          <w:sz w:val="22"/>
          <w:szCs w:val="22"/>
          <w:lang w:val="en-ZA"/>
        </w:rPr>
      </w:pPr>
      <w:r w:rsidRPr="002B5054">
        <w:rPr>
          <w:rFonts w:ascii="Helvetica" w:hAnsi="Helvetica" w:cs="Helvetica"/>
          <w:sz w:val="22"/>
          <w:szCs w:val="22"/>
          <w:lang w:val="en-ZA"/>
        </w:rPr>
        <w:t>The following persons will normally be present at the disciplinary hearing:</w:t>
      </w:r>
    </w:p>
    <w:p w14:paraId="3B023C41" w14:textId="77777777" w:rsidR="009D2E90" w:rsidRPr="002B5054" w:rsidRDefault="009D2E90" w:rsidP="002B5054">
      <w:pPr>
        <w:spacing w:line="276" w:lineRule="auto"/>
        <w:jc w:val="both"/>
        <w:rPr>
          <w:rFonts w:ascii="Helvetica" w:hAnsi="Helvetica" w:cs="Helvetica"/>
          <w:sz w:val="22"/>
          <w:szCs w:val="22"/>
          <w:lang w:val="en-ZA"/>
        </w:rPr>
      </w:pPr>
    </w:p>
    <w:p w14:paraId="5FCE6ADE"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chairperson of the hearing who will be assigned by management. The company reserves the right to make use of an external impartial chairperson.</w:t>
      </w:r>
    </w:p>
    <w:p w14:paraId="0CE6BE03" w14:textId="77777777" w:rsidR="009D2E90" w:rsidRPr="00BB628F" w:rsidRDefault="009D2E90" w:rsidP="00BB628F">
      <w:pPr>
        <w:jc w:val="both"/>
        <w:rPr>
          <w:rFonts w:ascii="Helvetica" w:hAnsi="Helvetica" w:cs="Helvetica"/>
          <w:sz w:val="22"/>
          <w:szCs w:val="22"/>
        </w:rPr>
      </w:pPr>
    </w:p>
    <w:p w14:paraId="0B143A22"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accused employee.</w:t>
      </w:r>
    </w:p>
    <w:p w14:paraId="2206D0F1" w14:textId="77777777" w:rsidR="009D2E90" w:rsidRPr="00BB628F" w:rsidRDefault="009D2E90" w:rsidP="00BB628F">
      <w:pPr>
        <w:jc w:val="both"/>
        <w:rPr>
          <w:rFonts w:ascii="Helvetica" w:hAnsi="Helvetica" w:cs="Helvetica"/>
          <w:sz w:val="22"/>
          <w:szCs w:val="22"/>
        </w:rPr>
      </w:pPr>
    </w:p>
    <w:p w14:paraId="7A8A75EE"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 xml:space="preserve">An employee representative, unless the accused does not require representation (the representative should be a fellow employee). No outside representation should be allowed. </w:t>
      </w:r>
      <w:proofErr w:type="gramStart"/>
      <w:r w:rsidRPr="00BB628F">
        <w:rPr>
          <w:rFonts w:ascii="Helvetica" w:hAnsi="Helvetica" w:cs="Helvetica"/>
          <w:sz w:val="22"/>
          <w:szCs w:val="22"/>
        </w:rPr>
        <w:t>In the event that</w:t>
      </w:r>
      <w:proofErr w:type="gramEnd"/>
      <w:r w:rsidRPr="00BB628F">
        <w:rPr>
          <w:rFonts w:ascii="Helvetica" w:hAnsi="Helvetica" w:cs="Helvetica"/>
          <w:sz w:val="22"/>
          <w:szCs w:val="22"/>
        </w:rPr>
        <w:t xml:space="preserve"> the employee requests an outside representative, the chairperson will allow a submission is this regard. The company will be permitted an opportunity to respond and thereafter the chairperson will make a ruling in this regard taking into consideration the parties’ comparative ability, possibility of a complex legal argument or if the matter should bear some form of public interest.</w:t>
      </w:r>
    </w:p>
    <w:p w14:paraId="2CDB1722" w14:textId="77777777" w:rsidR="009D2E90" w:rsidRPr="00BB628F" w:rsidRDefault="009D2E90" w:rsidP="00BB628F">
      <w:pPr>
        <w:jc w:val="both"/>
        <w:rPr>
          <w:rFonts w:ascii="Helvetica" w:hAnsi="Helvetica" w:cs="Helvetica"/>
          <w:sz w:val="22"/>
          <w:szCs w:val="22"/>
        </w:rPr>
      </w:pPr>
    </w:p>
    <w:p w14:paraId="6C134DF0"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Interpreter (if necessary)</w:t>
      </w:r>
    </w:p>
    <w:p w14:paraId="3BA1E12E" w14:textId="77777777" w:rsidR="009D2E90" w:rsidRPr="00BB628F" w:rsidRDefault="009D2E90" w:rsidP="00BB628F">
      <w:pPr>
        <w:jc w:val="both"/>
        <w:rPr>
          <w:rFonts w:ascii="Helvetica" w:hAnsi="Helvetica" w:cs="Helvetica"/>
          <w:sz w:val="22"/>
          <w:szCs w:val="22"/>
        </w:rPr>
      </w:pPr>
    </w:p>
    <w:p w14:paraId="4C487841"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complainant representing the company.</w:t>
      </w:r>
    </w:p>
    <w:p w14:paraId="133A2797" w14:textId="77777777" w:rsidR="009D2E90" w:rsidRPr="00BB628F" w:rsidRDefault="009D2E90" w:rsidP="00BB628F">
      <w:pPr>
        <w:jc w:val="both"/>
        <w:rPr>
          <w:rFonts w:ascii="Helvetica" w:hAnsi="Helvetica" w:cs="Helvetica"/>
          <w:sz w:val="22"/>
          <w:szCs w:val="22"/>
        </w:rPr>
      </w:pPr>
    </w:p>
    <w:p w14:paraId="390D7464"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lastRenderedPageBreak/>
        <w:t>A representative of Human Resources.</w:t>
      </w:r>
    </w:p>
    <w:p w14:paraId="5437046E" w14:textId="77777777" w:rsidR="009D2E90" w:rsidRPr="00BB628F" w:rsidRDefault="009D2E90" w:rsidP="00BB628F">
      <w:pPr>
        <w:jc w:val="both"/>
        <w:rPr>
          <w:rFonts w:ascii="Helvetica" w:hAnsi="Helvetica" w:cs="Helvetica"/>
          <w:sz w:val="22"/>
          <w:szCs w:val="22"/>
        </w:rPr>
      </w:pPr>
    </w:p>
    <w:p w14:paraId="5DB1E393"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A secretary to take minutes if necessary.</w:t>
      </w:r>
    </w:p>
    <w:p w14:paraId="0C7462A9" w14:textId="77777777" w:rsidR="009D2E90" w:rsidRPr="002B5054" w:rsidRDefault="009D2E90" w:rsidP="002B5054">
      <w:pPr>
        <w:spacing w:line="276" w:lineRule="auto"/>
        <w:jc w:val="both"/>
        <w:rPr>
          <w:rFonts w:ascii="Helvetica" w:hAnsi="Helvetica" w:cs="Helvetica"/>
          <w:sz w:val="22"/>
          <w:szCs w:val="22"/>
          <w:lang w:val="en-ZA"/>
        </w:rPr>
      </w:pPr>
    </w:p>
    <w:p w14:paraId="67F9A238"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At the commencement of the hearing the chairperson should read out and explain the alleged misconduct. The chairperson should ask the accused employee if he/she pleads guilty or not guilty. Written minutes should be taken of the hearing and signed by all parties present.</w:t>
      </w:r>
    </w:p>
    <w:p w14:paraId="6ED11A5A" w14:textId="77777777" w:rsidR="009D2E90" w:rsidRPr="00BB628F" w:rsidRDefault="009D2E90" w:rsidP="00BB628F">
      <w:pPr>
        <w:jc w:val="both"/>
        <w:rPr>
          <w:rFonts w:ascii="Helvetica" w:hAnsi="Helvetica" w:cs="Helvetica"/>
          <w:sz w:val="22"/>
          <w:szCs w:val="22"/>
        </w:rPr>
      </w:pPr>
    </w:p>
    <w:p w14:paraId="66ECF0FE"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employee has the following rights at the hearing:</w:t>
      </w:r>
    </w:p>
    <w:p w14:paraId="2AE63BAF" w14:textId="77777777" w:rsidR="009D2E90" w:rsidRPr="00BB628F" w:rsidRDefault="009D2E90" w:rsidP="00BB628F">
      <w:pPr>
        <w:jc w:val="both"/>
        <w:rPr>
          <w:rFonts w:ascii="Helvetica" w:hAnsi="Helvetica" w:cs="Helvetica"/>
          <w:sz w:val="22"/>
          <w:szCs w:val="22"/>
          <w:lang w:val="en-ZA"/>
        </w:rPr>
      </w:pPr>
    </w:p>
    <w:p w14:paraId="5D8C6244"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right to an interpreter, if requested.</w:t>
      </w:r>
    </w:p>
    <w:p w14:paraId="6DA2C5A8" w14:textId="77777777" w:rsidR="009D2E90" w:rsidRPr="00BB628F" w:rsidRDefault="009D2E90" w:rsidP="00BB628F">
      <w:pPr>
        <w:jc w:val="both"/>
        <w:rPr>
          <w:rFonts w:ascii="Helvetica" w:hAnsi="Helvetica" w:cs="Helvetica"/>
          <w:sz w:val="22"/>
          <w:szCs w:val="22"/>
        </w:rPr>
      </w:pPr>
    </w:p>
    <w:p w14:paraId="1885C102"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right to representation by a fellow employee who can be a shop steward if requested. No legal or other outside representation will be allowed.</w:t>
      </w:r>
    </w:p>
    <w:p w14:paraId="5E4A30AF" w14:textId="77777777" w:rsidR="009D2E90" w:rsidRPr="00BB628F" w:rsidRDefault="009D2E90" w:rsidP="00BB628F">
      <w:pPr>
        <w:jc w:val="both"/>
        <w:rPr>
          <w:rFonts w:ascii="Helvetica" w:hAnsi="Helvetica" w:cs="Helvetica"/>
          <w:sz w:val="22"/>
          <w:szCs w:val="22"/>
        </w:rPr>
      </w:pPr>
    </w:p>
    <w:p w14:paraId="5F3A83F0"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opportunity to confer with the representative, at reasonable times before, during and after the hearing.</w:t>
      </w:r>
    </w:p>
    <w:p w14:paraId="62E46A46" w14:textId="77777777" w:rsidR="009D2E90" w:rsidRPr="00BB628F" w:rsidRDefault="009D2E90" w:rsidP="00BB628F">
      <w:pPr>
        <w:jc w:val="both"/>
        <w:rPr>
          <w:rFonts w:ascii="Helvetica" w:hAnsi="Helvetica" w:cs="Helvetica"/>
          <w:sz w:val="22"/>
          <w:szCs w:val="22"/>
        </w:rPr>
      </w:pPr>
    </w:p>
    <w:p w14:paraId="6FCDE255"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right to question the complainant and witnesses during the hearing either him/herself or through his/her representative.</w:t>
      </w:r>
    </w:p>
    <w:p w14:paraId="4870CE17" w14:textId="77777777" w:rsidR="009D2E90" w:rsidRPr="00BB628F" w:rsidRDefault="009D2E90" w:rsidP="00BB628F">
      <w:pPr>
        <w:jc w:val="both"/>
        <w:rPr>
          <w:rFonts w:ascii="Helvetica" w:hAnsi="Helvetica" w:cs="Helvetica"/>
          <w:sz w:val="22"/>
          <w:szCs w:val="22"/>
        </w:rPr>
      </w:pPr>
    </w:p>
    <w:p w14:paraId="2A9F21E5"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The right to give evidence himself/herself (he/she cannot be compelled to do so); to call witnesses to give evidence and to argue either himself/herself or through his/her representative.</w:t>
      </w:r>
    </w:p>
    <w:p w14:paraId="35E42A5B" w14:textId="77777777" w:rsidR="009D2E90" w:rsidRPr="002B5054" w:rsidRDefault="009D2E90" w:rsidP="002B5054">
      <w:pPr>
        <w:spacing w:line="276" w:lineRule="auto"/>
        <w:jc w:val="both"/>
        <w:rPr>
          <w:rFonts w:ascii="Helvetica" w:hAnsi="Helvetica" w:cs="Helvetica"/>
          <w:sz w:val="22"/>
          <w:szCs w:val="22"/>
          <w:lang w:val="en-ZA"/>
        </w:rPr>
      </w:pPr>
    </w:p>
    <w:p w14:paraId="0D39A893" w14:textId="77777777" w:rsidR="009D2E90" w:rsidRPr="002B5054" w:rsidRDefault="009D2E90" w:rsidP="002B5054">
      <w:pPr>
        <w:spacing w:line="276" w:lineRule="auto"/>
        <w:jc w:val="both"/>
        <w:rPr>
          <w:rFonts w:ascii="Helvetica" w:hAnsi="Helvetica" w:cs="Helvetica"/>
          <w:sz w:val="22"/>
          <w:szCs w:val="22"/>
          <w:lang w:val="en-ZA"/>
        </w:rPr>
      </w:pPr>
      <w:r w:rsidRPr="002B5054">
        <w:rPr>
          <w:rFonts w:ascii="Helvetica" w:hAnsi="Helvetica" w:cs="Helvetica"/>
          <w:sz w:val="22"/>
          <w:szCs w:val="22"/>
          <w:lang w:val="en-ZA"/>
        </w:rPr>
        <w:t>After hearing all sides of the case, the chairperson must decide whether the alleged misconduct was committed or not and if so to inform the employee of the finding regarding guilt and the reasons for it</w:t>
      </w:r>
    </w:p>
    <w:p w14:paraId="7804B5C3" w14:textId="77777777" w:rsidR="009D2E90" w:rsidRPr="002B5054" w:rsidRDefault="009D2E90" w:rsidP="002B5054">
      <w:pPr>
        <w:spacing w:line="276" w:lineRule="auto"/>
        <w:jc w:val="both"/>
        <w:rPr>
          <w:rFonts w:ascii="Helvetica" w:hAnsi="Helvetica" w:cs="Helvetica"/>
          <w:sz w:val="22"/>
          <w:szCs w:val="22"/>
          <w:lang w:val="en-ZA"/>
        </w:rPr>
      </w:pPr>
    </w:p>
    <w:p w14:paraId="67BDFA0A" w14:textId="77777777" w:rsidR="009D2E90" w:rsidRPr="002B5054" w:rsidRDefault="009D2E90" w:rsidP="002B5054">
      <w:pPr>
        <w:spacing w:line="276" w:lineRule="auto"/>
        <w:jc w:val="both"/>
        <w:rPr>
          <w:rFonts w:ascii="Helvetica" w:hAnsi="Helvetica" w:cs="Helvetica"/>
          <w:sz w:val="22"/>
          <w:szCs w:val="22"/>
          <w:lang w:val="en-ZA"/>
        </w:rPr>
      </w:pPr>
      <w:r w:rsidRPr="002B5054">
        <w:rPr>
          <w:rFonts w:ascii="Helvetica" w:hAnsi="Helvetica" w:cs="Helvetica"/>
          <w:sz w:val="22"/>
          <w:szCs w:val="22"/>
          <w:lang w:val="en-ZA"/>
        </w:rPr>
        <w:t xml:space="preserve">The chairperson must only consult the employee’s previous work records after he/she has reached a decision on </w:t>
      </w:r>
      <w:proofErr w:type="gramStart"/>
      <w:r w:rsidRPr="002B5054">
        <w:rPr>
          <w:rFonts w:ascii="Helvetica" w:hAnsi="Helvetica" w:cs="Helvetica"/>
          <w:sz w:val="22"/>
          <w:szCs w:val="22"/>
          <w:lang w:val="en-ZA"/>
        </w:rPr>
        <w:t>whether or not</w:t>
      </w:r>
      <w:proofErr w:type="gramEnd"/>
      <w:r w:rsidRPr="002B5054">
        <w:rPr>
          <w:rFonts w:ascii="Helvetica" w:hAnsi="Helvetica" w:cs="Helvetica"/>
          <w:sz w:val="22"/>
          <w:szCs w:val="22"/>
          <w:lang w:val="en-ZA"/>
        </w:rPr>
        <w:t xml:space="preserve"> the alleged misconduct was committed.</w:t>
      </w:r>
    </w:p>
    <w:p w14:paraId="7E2E49BD" w14:textId="77777777" w:rsidR="009D2E90" w:rsidRPr="002B5054" w:rsidRDefault="009D2E90" w:rsidP="002B5054">
      <w:pPr>
        <w:spacing w:line="276" w:lineRule="auto"/>
        <w:jc w:val="both"/>
        <w:rPr>
          <w:rFonts w:ascii="Helvetica" w:hAnsi="Helvetica" w:cs="Helvetica"/>
          <w:sz w:val="22"/>
          <w:szCs w:val="22"/>
          <w:lang w:val="en-ZA"/>
        </w:rPr>
      </w:pPr>
    </w:p>
    <w:p w14:paraId="50CFDE61" w14:textId="77777777" w:rsidR="009D2E90" w:rsidRPr="002B5054" w:rsidRDefault="009D2E90" w:rsidP="002B5054">
      <w:pPr>
        <w:spacing w:line="276" w:lineRule="auto"/>
        <w:jc w:val="both"/>
        <w:rPr>
          <w:rFonts w:ascii="Helvetica" w:hAnsi="Helvetica" w:cs="Helvetica"/>
          <w:sz w:val="22"/>
          <w:szCs w:val="22"/>
          <w:lang w:val="en-ZA"/>
        </w:rPr>
      </w:pPr>
      <w:r w:rsidRPr="002B5054">
        <w:rPr>
          <w:rFonts w:ascii="Helvetica" w:hAnsi="Helvetica" w:cs="Helvetica"/>
          <w:sz w:val="22"/>
          <w:szCs w:val="22"/>
          <w:lang w:val="en-ZA"/>
        </w:rPr>
        <w:t>Should the chairperson find that the accused employee has committed the offence, the chairperson must allow the accused employee the opportunity to give evidence and to argue either by himself or through his/her representative in mitigation of the disciplinary sanction to be imposed.  The company should be given an opportunity to address the chairperson in aggravation of sanction.</w:t>
      </w:r>
    </w:p>
    <w:p w14:paraId="51931FDB" w14:textId="77777777" w:rsidR="009D2E90" w:rsidRPr="002B5054" w:rsidRDefault="009D2E90" w:rsidP="002B5054">
      <w:pPr>
        <w:spacing w:line="276" w:lineRule="auto"/>
        <w:jc w:val="both"/>
        <w:rPr>
          <w:rFonts w:ascii="Helvetica" w:hAnsi="Helvetica" w:cs="Helvetica"/>
          <w:sz w:val="22"/>
          <w:szCs w:val="22"/>
          <w:lang w:val="en-ZA"/>
        </w:rPr>
      </w:pPr>
    </w:p>
    <w:p w14:paraId="1439EEA0" w14:textId="77777777" w:rsidR="009D2E90" w:rsidRPr="002B5054" w:rsidRDefault="009D2E90" w:rsidP="002B5054">
      <w:pPr>
        <w:spacing w:line="276" w:lineRule="auto"/>
        <w:jc w:val="both"/>
        <w:rPr>
          <w:rFonts w:ascii="Helvetica" w:hAnsi="Helvetica" w:cs="Helvetica"/>
          <w:sz w:val="22"/>
          <w:szCs w:val="22"/>
          <w:lang w:val="en-ZA"/>
        </w:rPr>
      </w:pPr>
      <w:r w:rsidRPr="002B5054">
        <w:rPr>
          <w:rFonts w:ascii="Helvetica" w:hAnsi="Helvetica" w:cs="Helvetica"/>
          <w:sz w:val="22"/>
          <w:szCs w:val="22"/>
          <w:lang w:val="en-ZA"/>
        </w:rPr>
        <w:t xml:space="preserve">After the chairperson has been addressed in mitigation by the employee and if the employer has forwarded any aggravating circumstances, the chairperson should decide on the appropriate sanction to be taken and inform the employee thereof. In deciding on a </w:t>
      </w:r>
      <w:proofErr w:type="gramStart"/>
      <w:r w:rsidRPr="002B5054">
        <w:rPr>
          <w:rFonts w:ascii="Helvetica" w:hAnsi="Helvetica" w:cs="Helvetica"/>
          <w:sz w:val="22"/>
          <w:szCs w:val="22"/>
          <w:lang w:val="en-ZA"/>
        </w:rPr>
        <w:t>sanction</w:t>
      </w:r>
      <w:proofErr w:type="gramEnd"/>
      <w:r w:rsidRPr="002B5054">
        <w:rPr>
          <w:rFonts w:ascii="Helvetica" w:hAnsi="Helvetica" w:cs="Helvetica"/>
          <w:sz w:val="22"/>
          <w:szCs w:val="22"/>
          <w:lang w:val="en-ZA"/>
        </w:rPr>
        <w:t xml:space="preserve"> the chairperson should take into consideration the following:</w:t>
      </w:r>
    </w:p>
    <w:p w14:paraId="0D843058" w14:textId="77777777" w:rsidR="009D2E90" w:rsidRPr="002B5054" w:rsidRDefault="009D2E90" w:rsidP="002B5054">
      <w:pPr>
        <w:pStyle w:val="Heading5"/>
        <w:ind w:left="720"/>
        <w:jc w:val="both"/>
        <w:rPr>
          <w:rFonts w:ascii="Helvetica" w:hAnsi="Helvetica" w:cs="Helvetica"/>
          <w:sz w:val="22"/>
          <w:szCs w:val="22"/>
        </w:rPr>
      </w:pPr>
    </w:p>
    <w:p w14:paraId="233F46A2"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Evidence submitted in mitigation</w:t>
      </w:r>
    </w:p>
    <w:p w14:paraId="4D858433"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Evidence submitted in aggravation (previous record)</w:t>
      </w:r>
    </w:p>
    <w:p w14:paraId="162D8015"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Precedent set within the company (previous decisions)</w:t>
      </w:r>
    </w:p>
    <w:p w14:paraId="6A975A27" w14:textId="0A28CAD8"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Company standing policy and procedure in terms of disciplinary sanction</w:t>
      </w:r>
    </w:p>
    <w:p w14:paraId="4B6A70AB" w14:textId="77777777" w:rsidR="009D2E90" w:rsidRPr="002B5054" w:rsidRDefault="009D2E90" w:rsidP="002B5054">
      <w:pPr>
        <w:spacing w:line="276" w:lineRule="auto"/>
        <w:jc w:val="both"/>
        <w:rPr>
          <w:rFonts w:ascii="Helvetica" w:hAnsi="Helvetica" w:cs="Helvetica"/>
          <w:sz w:val="22"/>
          <w:szCs w:val="22"/>
          <w:lang w:val="en-ZA"/>
        </w:rPr>
      </w:pPr>
    </w:p>
    <w:p w14:paraId="4D713C8B" w14:textId="59FA858D" w:rsidR="009D2E90" w:rsidRPr="002B5054" w:rsidRDefault="009D2E90" w:rsidP="002B5054">
      <w:pPr>
        <w:pStyle w:val="Heading1"/>
        <w:jc w:val="both"/>
        <w:rPr>
          <w:rFonts w:ascii="Helvetica" w:hAnsi="Helvetica" w:cs="Helvetica"/>
          <w:color w:val="auto"/>
          <w:sz w:val="22"/>
          <w:szCs w:val="22"/>
        </w:rPr>
      </w:pPr>
      <w:r w:rsidRPr="002B5054">
        <w:rPr>
          <w:rFonts w:ascii="Helvetica" w:hAnsi="Helvetica" w:cs="Helvetica"/>
          <w:color w:val="auto"/>
          <w:sz w:val="22"/>
          <w:szCs w:val="22"/>
        </w:rPr>
        <w:t>6.2</w:t>
      </w:r>
      <w:r w:rsidRPr="002B5054">
        <w:rPr>
          <w:rFonts w:ascii="Helvetica" w:hAnsi="Helvetica" w:cs="Helvetica"/>
          <w:color w:val="auto"/>
          <w:sz w:val="22"/>
          <w:szCs w:val="22"/>
        </w:rPr>
        <w:tab/>
        <w:t>THE OUTCOME OF THE HEARING</w:t>
      </w:r>
    </w:p>
    <w:p w14:paraId="0C2C73F8" w14:textId="77777777" w:rsidR="009D2E90" w:rsidRPr="002B5054" w:rsidRDefault="009D2E90" w:rsidP="002B5054">
      <w:pPr>
        <w:spacing w:line="276" w:lineRule="auto"/>
        <w:jc w:val="both"/>
        <w:rPr>
          <w:rFonts w:ascii="Helvetica" w:hAnsi="Helvetica" w:cs="Helvetica"/>
          <w:sz w:val="22"/>
          <w:szCs w:val="22"/>
        </w:rPr>
      </w:pPr>
    </w:p>
    <w:p w14:paraId="2069B1E9" w14:textId="77777777" w:rsidR="009D2E90" w:rsidRPr="002B5054" w:rsidRDefault="009D2E90" w:rsidP="002B5054">
      <w:pPr>
        <w:spacing w:line="276" w:lineRule="auto"/>
        <w:jc w:val="both"/>
        <w:rPr>
          <w:rFonts w:ascii="Helvetica" w:hAnsi="Helvetica" w:cs="Helvetica"/>
          <w:sz w:val="22"/>
          <w:szCs w:val="22"/>
        </w:rPr>
      </w:pPr>
      <w:r w:rsidRPr="002B5054">
        <w:rPr>
          <w:rFonts w:ascii="Helvetica" w:hAnsi="Helvetica" w:cs="Helvetica"/>
          <w:sz w:val="22"/>
          <w:szCs w:val="22"/>
        </w:rPr>
        <w:t>The following outcomes may be handed down to the employee after the hearing:</w:t>
      </w:r>
    </w:p>
    <w:p w14:paraId="11DAEFB2" w14:textId="77777777" w:rsidR="009D2E90" w:rsidRPr="00BB628F" w:rsidRDefault="009D2E90" w:rsidP="00BB628F">
      <w:pPr>
        <w:jc w:val="both"/>
        <w:rPr>
          <w:rFonts w:ascii="Helvetica" w:hAnsi="Helvetica" w:cs="Helvetica"/>
          <w:sz w:val="22"/>
          <w:szCs w:val="22"/>
        </w:rPr>
      </w:pPr>
    </w:p>
    <w:p w14:paraId="172A2E0C" w14:textId="77777777" w:rsidR="009D2E90" w:rsidRPr="00BB628F" w:rsidRDefault="009D2E90" w:rsidP="00BB628F">
      <w:pPr>
        <w:jc w:val="both"/>
        <w:rPr>
          <w:rFonts w:ascii="Helvetica" w:hAnsi="Helvetica" w:cs="Helvetica"/>
          <w:sz w:val="22"/>
          <w:szCs w:val="22"/>
        </w:rPr>
      </w:pPr>
      <w:proofErr w:type="gramStart"/>
      <w:r w:rsidRPr="00BB628F">
        <w:rPr>
          <w:rFonts w:ascii="Helvetica" w:hAnsi="Helvetica" w:cs="Helvetica"/>
          <w:sz w:val="22"/>
          <w:szCs w:val="22"/>
        </w:rPr>
        <w:t>Exoneration;</w:t>
      </w:r>
      <w:proofErr w:type="gramEnd"/>
    </w:p>
    <w:p w14:paraId="4835468B"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 xml:space="preserve">A verbal </w:t>
      </w:r>
      <w:proofErr w:type="gramStart"/>
      <w:r w:rsidRPr="00BB628F">
        <w:rPr>
          <w:rFonts w:ascii="Helvetica" w:hAnsi="Helvetica" w:cs="Helvetica"/>
          <w:sz w:val="22"/>
          <w:szCs w:val="22"/>
        </w:rPr>
        <w:t>warning;</w:t>
      </w:r>
      <w:proofErr w:type="gramEnd"/>
    </w:p>
    <w:p w14:paraId="3EE02793"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 xml:space="preserve">A written </w:t>
      </w:r>
      <w:proofErr w:type="gramStart"/>
      <w:r w:rsidRPr="00BB628F">
        <w:rPr>
          <w:rFonts w:ascii="Helvetica" w:hAnsi="Helvetica" w:cs="Helvetica"/>
          <w:sz w:val="22"/>
          <w:szCs w:val="22"/>
        </w:rPr>
        <w:t>warning;</w:t>
      </w:r>
      <w:proofErr w:type="gramEnd"/>
    </w:p>
    <w:p w14:paraId="385B0D84"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 xml:space="preserve">A final written </w:t>
      </w:r>
      <w:proofErr w:type="gramStart"/>
      <w:r w:rsidRPr="00BB628F">
        <w:rPr>
          <w:rFonts w:ascii="Helvetica" w:hAnsi="Helvetica" w:cs="Helvetica"/>
          <w:sz w:val="22"/>
          <w:szCs w:val="22"/>
        </w:rPr>
        <w:t>warning;</w:t>
      </w:r>
      <w:proofErr w:type="gramEnd"/>
    </w:p>
    <w:p w14:paraId="18225600"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lastRenderedPageBreak/>
        <w:t>Suspension without pay coupled with a final warning</w:t>
      </w:r>
    </w:p>
    <w:p w14:paraId="7849F7B1"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 xml:space="preserve">Dismissal with pay in lieu of </w:t>
      </w:r>
      <w:proofErr w:type="gramStart"/>
      <w:r w:rsidRPr="00BB628F">
        <w:rPr>
          <w:rFonts w:ascii="Helvetica" w:hAnsi="Helvetica" w:cs="Helvetica"/>
          <w:sz w:val="22"/>
          <w:szCs w:val="22"/>
        </w:rPr>
        <w:t>notice;</w:t>
      </w:r>
      <w:proofErr w:type="gramEnd"/>
    </w:p>
    <w:p w14:paraId="48B03C42" w14:textId="77777777" w:rsidR="009D2E90" w:rsidRPr="00BB628F" w:rsidRDefault="009D2E90" w:rsidP="00BB628F">
      <w:pPr>
        <w:jc w:val="both"/>
        <w:rPr>
          <w:rFonts w:ascii="Helvetica" w:hAnsi="Helvetica" w:cs="Helvetica"/>
          <w:sz w:val="22"/>
          <w:szCs w:val="22"/>
        </w:rPr>
      </w:pPr>
      <w:r w:rsidRPr="00BB628F">
        <w:rPr>
          <w:rFonts w:ascii="Helvetica" w:hAnsi="Helvetica" w:cs="Helvetica"/>
          <w:sz w:val="22"/>
          <w:szCs w:val="22"/>
        </w:rPr>
        <w:t>Summary dismissal (without notice)</w:t>
      </w:r>
    </w:p>
    <w:p w14:paraId="2C048CAA" w14:textId="77777777" w:rsidR="009D2E90" w:rsidRPr="00BB628F" w:rsidRDefault="009D2E90" w:rsidP="00BB628F">
      <w:pPr>
        <w:jc w:val="both"/>
        <w:rPr>
          <w:rFonts w:ascii="Helvetica" w:hAnsi="Helvetica" w:cs="Helvetica"/>
          <w:sz w:val="22"/>
          <w:szCs w:val="22"/>
          <w:lang w:val="en-ZA"/>
        </w:rPr>
      </w:pPr>
    </w:p>
    <w:p w14:paraId="459523AF" w14:textId="77777777" w:rsidR="009D2E90" w:rsidRPr="002B5054" w:rsidRDefault="009D2E90" w:rsidP="002B5054">
      <w:pPr>
        <w:pStyle w:val="Heading1"/>
        <w:jc w:val="both"/>
        <w:rPr>
          <w:rFonts w:ascii="Helvetica" w:hAnsi="Helvetica" w:cs="Helvetica"/>
          <w:color w:val="auto"/>
          <w:sz w:val="22"/>
          <w:szCs w:val="22"/>
          <w:lang w:val="en-ZA"/>
        </w:rPr>
      </w:pPr>
      <w:r w:rsidRPr="002B5054">
        <w:rPr>
          <w:rFonts w:ascii="Helvetica" w:hAnsi="Helvetica" w:cs="Helvetica"/>
          <w:color w:val="auto"/>
          <w:sz w:val="22"/>
          <w:szCs w:val="22"/>
          <w:lang w:val="en-ZA"/>
        </w:rPr>
        <w:t>6.3</w:t>
      </w:r>
      <w:r w:rsidRPr="002B5054">
        <w:rPr>
          <w:rFonts w:ascii="Helvetica" w:hAnsi="Helvetica" w:cs="Helvetica"/>
          <w:color w:val="auto"/>
          <w:sz w:val="22"/>
          <w:szCs w:val="22"/>
          <w:lang w:val="en-ZA"/>
        </w:rPr>
        <w:tab/>
        <w:t>RIGHT TO REFER THE MATTER</w:t>
      </w:r>
    </w:p>
    <w:p w14:paraId="0586C6D2" w14:textId="77777777" w:rsidR="009D2E90" w:rsidRPr="002B5054" w:rsidRDefault="009D2E90" w:rsidP="002B5054">
      <w:pPr>
        <w:spacing w:line="276" w:lineRule="auto"/>
        <w:jc w:val="both"/>
        <w:rPr>
          <w:rFonts w:ascii="Helvetica" w:hAnsi="Helvetica" w:cs="Helvetica"/>
          <w:sz w:val="22"/>
          <w:szCs w:val="22"/>
          <w:lang w:val="en-ZA"/>
        </w:rPr>
      </w:pPr>
    </w:p>
    <w:p w14:paraId="1E861C64" w14:textId="77777777" w:rsidR="009D2E90" w:rsidRPr="002B5054" w:rsidRDefault="009D2E90" w:rsidP="002B5054">
      <w:pPr>
        <w:spacing w:line="276" w:lineRule="auto"/>
        <w:jc w:val="both"/>
        <w:rPr>
          <w:rFonts w:ascii="Helvetica" w:hAnsi="Helvetica" w:cs="Helvetica"/>
          <w:sz w:val="22"/>
          <w:szCs w:val="22"/>
          <w:lang w:val="en-ZA"/>
        </w:rPr>
      </w:pPr>
      <w:r w:rsidRPr="002B5054">
        <w:rPr>
          <w:rFonts w:ascii="Helvetica" w:hAnsi="Helvetica" w:cs="Helvetica"/>
          <w:sz w:val="22"/>
          <w:szCs w:val="22"/>
          <w:lang w:val="en-ZA"/>
        </w:rPr>
        <w:t>After the sanction has been handed down the employee must be informed of his/her right to refer the matter to the CCMA within 30 days of receipt of the sanction (in case of dismissal) and within 90 days of receipt of sanction (in case of disciplinary sanctions less than dismissal).</w:t>
      </w:r>
    </w:p>
    <w:p w14:paraId="19FBE15A" w14:textId="77777777" w:rsidR="009D2E90" w:rsidRPr="002B5054" w:rsidRDefault="009D2E90" w:rsidP="002B5054">
      <w:pPr>
        <w:spacing w:line="276" w:lineRule="auto"/>
        <w:jc w:val="both"/>
        <w:rPr>
          <w:rFonts w:ascii="Helvetica" w:hAnsi="Helvetica" w:cs="Helvetica"/>
          <w:sz w:val="22"/>
          <w:szCs w:val="22"/>
          <w:lang w:val="en-ZA"/>
        </w:rPr>
      </w:pPr>
    </w:p>
    <w:p w14:paraId="6F00F5EF" w14:textId="7AE25E31" w:rsidR="009D2E90" w:rsidRPr="002B5054" w:rsidRDefault="009D2E90" w:rsidP="002B5054">
      <w:pPr>
        <w:pStyle w:val="Heading1"/>
        <w:jc w:val="both"/>
        <w:rPr>
          <w:rFonts w:ascii="Helvetica" w:hAnsi="Helvetica" w:cs="Helvetica"/>
          <w:color w:val="auto"/>
          <w:sz w:val="22"/>
          <w:szCs w:val="22"/>
          <w:lang w:val="en-ZA"/>
        </w:rPr>
      </w:pPr>
      <w:r w:rsidRPr="002B5054">
        <w:rPr>
          <w:rFonts w:ascii="Helvetica" w:hAnsi="Helvetica" w:cs="Helvetica"/>
          <w:color w:val="auto"/>
          <w:sz w:val="22"/>
          <w:szCs w:val="22"/>
          <w:lang w:val="en-ZA"/>
        </w:rPr>
        <w:t>6.4</w:t>
      </w:r>
      <w:r w:rsidRPr="002B5054">
        <w:rPr>
          <w:rFonts w:ascii="Helvetica" w:hAnsi="Helvetica" w:cs="Helvetica"/>
          <w:color w:val="auto"/>
          <w:sz w:val="22"/>
          <w:szCs w:val="22"/>
          <w:lang w:val="en-ZA"/>
        </w:rPr>
        <w:tab/>
        <w:t>RECORD OF THE HEARING</w:t>
      </w:r>
    </w:p>
    <w:p w14:paraId="12E7D387" w14:textId="77777777" w:rsidR="009D2E90" w:rsidRPr="002B5054" w:rsidRDefault="009D2E90" w:rsidP="002B5054">
      <w:pPr>
        <w:spacing w:line="276" w:lineRule="auto"/>
        <w:jc w:val="both"/>
        <w:rPr>
          <w:rFonts w:ascii="Helvetica" w:hAnsi="Helvetica" w:cs="Helvetica"/>
          <w:sz w:val="22"/>
          <w:szCs w:val="22"/>
          <w:lang w:val="en-ZA"/>
        </w:rPr>
      </w:pPr>
    </w:p>
    <w:p w14:paraId="62AAA5B4" w14:textId="59447430" w:rsidR="009D2E90" w:rsidRPr="002B5054" w:rsidRDefault="009D2E90" w:rsidP="002B5054">
      <w:pPr>
        <w:spacing w:line="276" w:lineRule="auto"/>
        <w:jc w:val="both"/>
        <w:rPr>
          <w:rFonts w:ascii="Helvetica" w:hAnsi="Helvetica" w:cs="Helvetica"/>
          <w:sz w:val="22"/>
          <w:szCs w:val="22"/>
          <w:lang w:val="en-ZA"/>
        </w:rPr>
      </w:pPr>
      <w:r w:rsidRPr="002B5054">
        <w:rPr>
          <w:rFonts w:ascii="Helvetica" w:hAnsi="Helvetica" w:cs="Helvetica"/>
          <w:sz w:val="22"/>
          <w:szCs w:val="22"/>
          <w:lang w:val="en-ZA"/>
        </w:rPr>
        <w:t>A record of the hearing should be made using Annexure F.</w:t>
      </w:r>
    </w:p>
    <w:p w14:paraId="47A3C50E" w14:textId="77777777" w:rsidR="009D2E90" w:rsidRPr="002B5054" w:rsidRDefault="009D2E90" w:rsidP="002B5054">
      <w:pPr>
        <w:spacing w:line="276" w:lineRule="auto"/>
        <w:jc w:val="both"/>
        <w:rPr>
          <w:rFonts w:ascii="Helvetica" w:hAnsi="Helvetica" w:cs="Helvetica"/>
          <w:sz w:val="22"/>
          <w:szCs w:val="22"/>
          <w:lang w:val="en-ZA"/>
        </w:rPr>
      </w:pPr>
    </w:p>
    <w:p w14:paraId="70CB7BAE" w14:textId="77777777" w:rsidR="009D2E90" w:rsidRPr="002B5054" w:rsidRDefault="009D2E90" w:rsidP="002B5054">
      <w:pPr>
        <w:spacing w:line="276" w:lineRule="auto"/>
        <w:jc w:val="both"/>
        <w:rPr>
          <w:rFonts w:ascii="Helvetica" w:hAnsi="Helvetica" w:cs="Helvetica"/>
          <w:sz w:val="22"/>
          <w:szCs w:val="22"/>
        </w:rPr>
      </w:pPr>
    </w:p>
    <w:tbl>
      <w:tblPr>
        <w:tblStyle w:val="TableGridLight"/>
        <w:tblW w:w="0" w:type="auto"/>
        <w:tblLook w:val="04A0" w:firstRow="1" w:lastRow="0" w:firstColumn="1" w:lastColumn="0" w:noHBand="0" w:noVBand="1"/>
      </w:tblPr>
      <w:tblGrid>
        <w:gridCol w:w="10459"/>
      </w:tblGrid>
      <w:tr w:rsidR="009D2E90" w:rsidRPr="002B5054" w14:paraId="52969AFB" w14:textId="77777777" w:rsidTr="00E87A6C">
        <w:trPr>
          <w:trHeight w:val="528"/>
        </w:trPr>
        <w:tc>
          <w:tcPr>
            <w:tcW w:w="10459" w:type="dxa"/>
            <w:vAlign w:val="center"/>
          </w:tcPr>
          <w:p w14:paraId="4954BAFF" w14:textId="77777777" w:rsidR="009D2E90" w:rsidRPr="002B5054" w:rsidRDefault="009D2E90" w:rsidP="002B5054">
            <w:pPr>
              <w:spacing w:line="276" w:lineRule="auto"/>
              <w:jc w:val="both"/>
              <w:rPr>
                <w:rFonts w:ascii="Helvetica" w:hAnsi="Helvetica" w:cs="Helvetica"/>
                <w:sz w:val="22"/>
                <w:szCs w:val="22"/>
              </w:rPr>
            </w:pPr>
            <w:r w:rsidRPr="002B5054">
              <w:rPr>
                <w:rFonts w:ascii="Helvetica" w:hAnsi="Helvetica" w:cs="Helvetica"/>
                <w:sz w:val="22"/>
                <w:szCs w:val="22"/>
              </w:rPr>
              <w:t>Note</w:t>
            </w:r>
          </w:p>
        </w:tc>
      </w:tr>
      <w:tr w:rsidR="009D2E90" w:rsidRPr="002B5054" w14:paraId="0E1CC959" w14:textId="77777777" w:rsidTr="00E87A6C">
        <w:tc>
          <w:tcPr>
            <w:tcW w:w="10459" w:type="dxa"/>
          </w:tcPr>
          <w:p w14:paraId="76C480EC" w14:textId="77777777" w:rsidR="009D2E90" w:rsidRPr="002B5054" w:rsidRDefault="009D2E90" w:rsidP="002B5054">
            <w:pPr>
              <w:spacing w:line="276" w:lineRule="auto"/>
              <w:jc w:val="both"/>
              <w:rPr>
                <w:rFonts w:ascii="Helvetica" w:hAnsi="Helvetica" w:cs="Helvetica"/>
                <w:sz w:val="22"/>
                <w:szCs w:val="22"/>
              </w:rPr>
            </w:pPr>
          </w:p>
          <w:p w14:paraId="6B92D398" w14:textId="77777777" w:rsidR="009D2E90" w:rsidRPr="002B5054" w:rsidRDefault="009D2E90" w:rsidP="002B5054">
            <w:pPr>
              <w:spacing w:line="276" w:lineRule="auto"/>
              <w:jc w:val="both"/>
              <w:rPr>
                <w:rFonts w:ascii="Helvetica" w:hAnsi="Helvetica" w:cs="Helvetica"/>
                <w:sz w:val="22"/>
                <w:szCs w:val="22"/>
              </w:rPr>
            </w:pPr>
            <w:r w:rsidRPr="002B5054">
              <w:rPr>
                <w:rFonts w:ascii="Helvetica" w:hAnsi="Helvetica" w:cs="Helvetica"/>
                <w:sz w:val="22"/>
                <w:szCs w:val="22"/>
              </w:rPr>
              <w:t>THE COMPANY RESERVES THE RIGHT TO AMEND, ADD TO OR ADAPT ANY PROVISION OF THIS CODE AND PROCEDURE.  SUCH AMENDMENTS WILL HOWEVER BE COMMUNICATED TO ALL EMPLOYEES.</w:t>
            </w:r>
          </w:p>
          <w:p w14:paraId="7ACC63C7" w14:textId="77777777" w:rsidR="009D2E90" w:rsidRPr="002B5054" w:rsidRDefault="009D2E90" w:rsidP="002B5054">
            <w:pPr>
              <w:spacing w:line="276" w:lineRule="auto"/>
              <w:jc w:val="both"/>
              <w:rPr>
                <w:rFonts w:ascii="Helvetica" w:hAnsi="Helvetica" w:cs="Helvetica"/>
                <w:sz w:val="22"/>
                <w:szCs w:val="22"/>
              </w:rPr>
            </w:pPr>
          </w:p>
        </w:tc>
      </w:tr>
    </w:tbl>
    <w:p w14:paraId="01651F25" w14:textId="77777777" w:rsidR="009D2E90" w:rsidRPr="002B5054" w:rsidRDefault="009D2E90" w:rsidP="002B5054">
      <w:pPr>
        <w:jc w:val="both"/>
        <w:rPr>
          <w:rFonts w:ascii="Helvetica" w:hAnsi="Helvetica" w:cs="Helvetica"/>
          <w:sz w:val="22"/>
          <w:szCs w:val="22"/>
        </w:rPr>
      </w:pPr>
    </w:p>
    <w:p w14:paraId="1F6890AE" w14:textId="77777777" w:rsidR="009D2E90" w:rsidRPr="002B5054" w:rsidRDefault="009D2E90" w:rsidP="002B5054">
      <w:pPr>
        <w:jc w:val="both"/>
        <w:rPr>
          <w:rFonts w:ascii="Helvetica" w:hAnsi="Helvetica" w:cs="Helvetica"/>
          <w:sz w:val="22"/>
          <w:szCs w:val="22"/>
        </w:rPr>
      </w:pPr>
    </w:p>
    <w:p w14:paraId="09832C92" w14:textId="77777777" w:rsidR="009D2E90" w:rsidRPr="002B5054" w:rsidRDefault="009D2E90" w:rsidP="002B5054">
      <w:pPr>
        <w:spacing w:line="276" w:lineRule="auto"/>
        <w:jc w:val="both"/>
        <w:rPr>
          <w:rFonts w:ascii="Helvetica" w:hAnsi="Helvetica" w:cs="Helvetica"/>
          <w:sz w:val="22"/>
          <w:szCs w:val="22"/>
        </w:rPr>
      </w:pPr>
    </w:p>
    <w:p w14:paraId="3CDB5149" w14:textId="77777777" w:rsidR="009D2E90" w:rsidRPr="002B5054" w:rsidRDefault="009D2E90" w:rsidP="002B5054">
      <w:pPr>
        <w:jc w:val="both"/>
        <w:rPr>
          <w:rFonts w:ascii="Helvetica" w:hAnsi="Helvetica" w:cs="Helvetica"/>
          <w:sz w:val="22"/>
          <w:szCs w:val="22"/>
        </w:rPr>
      </w:pPr>
    </w:p>
    <w:p w14:paraId="44CA2676" w14:textId="77777777" w:rsidR="009D2E90" w:rsidRPr="002B5054" w:rsidRDefault="009D2E90" w:rsidP="002B5054">
      <w:pPr>
        <w:jc w:val="both"/>
        <w:rPr>
          <w:rFonts w:ascii="Helvetica" w:hAnsi="Helvetica" w:cs="Helvetica"/>
          <w:sz w:val="22"/>
          <w:szCs w:val="22"/>
        </w:rPr>
      </w:pPr>
    </w:p>
    <w:p w14:paraId="0096DEE8" w14:textId="77777777" w:rsidR="00920DC1" w:rsidRPr="002B5054" w:rsidRDefault="00920DC1" w:rsidP="002B5054">
      <w:pPr>
        <w:jc w:val="both"/>
        <w:rPr>
          <w:rFonts w:ascii="Helvetica" w:hAnsi="Helvetica" w:cs="Helvetica"/>
          <w:sz w:val="22"/>
          <w:szCs w:val="22"/>
        </w:rPr>
      </w:pPr>
    </w:p>
    <w:sectPr w:rsidR="00920DC1" w:rsidRPr="002B5054" w:rsidSect="009D2E90">
      <w:headerReference w:type="default" r:id="rId10"/>
      <w:footerReference w:type="even" r:id="rId11"/>
      <w:footerReference w:type="first" r:id="rId12"/>
      <w:pgSz w:w="11909" w:h="16834" w:code="9"/>
      <w:pgMar w:top="720" w:right="720" w:bottom="720" w:left="720" w:header="720" w:footer="12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E590" w14:textId="77777777" w:rsidR="002B2F82" w:rsidRDefault="002B2F82" w:rsidP="009D2E90">
      <w:r>
        <w:separator/>
      </w:r>
    </w:p>
  </w:endnote>
  <w:endnote w:type="continuationSeparator" w:id="0">
    <w:p w14:paraId="5BCBDCA2" w14:textId="77777777" w:rsidR="002B2F82" w:rsidRDefault="002B2F82" w:rsidP="009D2E90">
      <w:r>
        <w:continuationSeparator/>
      </w:r>
    </w:p>
  </w:endnote>
  <w:endnote w:type="continuationNotice" w:id="1">
    <w:p w14:paraId="346C6220" w14:textId="77777777" w:rsidR="002B2F82" w:rsidRDefault="002B2F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EC7E" w14:textId="77777777" w:rsidR="00A46B37" w:rsidRDefault="00000000" w:rsidP="00BD7D1B">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4F178673" w14:textId="77777777" w:rsidR="00A46B37" w:rsidRDefault="00A46B37" w:rsidP="001741A2">
    <w:pPr>
      <w:pStyle w:val="Footer"/>
      <w:ind w:right="360"/>
    </w:pPr>
  </w:p>
  <w:p w14:paraId="548DBA19" w14:textId="77777777" w:rsidR="00A46B37" w:rsidRDefault="00A46B37"/>
  <w:p w14:paraId="5C29467E" w14:textId="77777777" w:rsidR="00A46B37" w:rsidRDefault="00A46B37" w:rsidP="00252B43"/>
  <w:p w14:paraId="368241D1" w14:textId="77777777" w:rsidR="00A46B37" w:rsidRDefault="00A46B37"/>
  <w:p w14:paraId="3E23B3EF" w14:textId="77777777" w:rsidR="00A46B37" w:rsidRDefault="00A46B37" w:rsidP="005C3100"/>
  <w:p w14:paraId="7ABABCD3" w14:textId="77777777" w:rsidR="00A46B37" w:rsidRDefault="00A46B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5F05" w14:textId="0C1FF34D" w:rsidR="000A09AD" w:rsidRDefault="000A09AD" w:rsidP="000A09AD">
    <w:pPr>
      <w:pStyle w:val="Footer"/>
      <w:ind w:right="360"/>
      <w:rPr>
        <w:rFonts w:ascii="Helvetica" w:hAnsi="Helvetica"/>
        <w:b/>
        <w:bCs/>
        <w:color w:val="000000" w:themeColor="text1"/>
      </w:rPr>
    </w:pPr>
    <w:r>
      <w:rPr>
        <w:noProof/>
      </w:rPr>
      <w:drawing>
        <wp:anchor distT="0" distB="0" distL="114300" distR="114300" simplePos="0" relativeHeight="251657728" behindDoc="0" locked="0" layoutInCell="1" allowOverlap="1" wp14:anchorId="72768905" wp14:editId="14E9241D">
          <wp:simplePos x="0" y="0"/>
          <wp:positionH relativeFrom="column">
            <wp:posOffset>104775</wp:posOffset>
          </wp:positionH>
          <wp:positionV relativeFrom="paragraph">
            <wp:posOffset>-463550</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descr="A green puzzle piece with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puzzle piece with grey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rFonts w:ascii="Helvetica" w:hAnsi="Helvetica"/>
        <w:b/>
        <w:bCs/>
        <w:color w:val="000000" w:themeColor="text1"/>
      </w:rPr>
      <w:t>Disciplinary code</w:t>
    </w:r>
    <w:r>
      <w:rPr>
        <w:rFonts w:ascii="Helvetica" w:hAnsi="Helvetica"/>
        <w:b/>
        <w:bCs/>
        <w:color w:val="000000" w:themeColor="text1"/>
      </w:rPr>
      <w:tab/>
    </w:r>
    <w:r>
      <w:rPr>
        <w:rFonts w:ascii="Helvetica" w:hAnsi="Helvetica"/>
        <w:b/>
        <w:bCs/>
        <w:color w:val="000000" w:themeColor="text1"/>
      </w:rPr>
      <w:tab/>
    </w:r>
    <w:r w:rsidRPr="00CA4D7D">
      <w:rPr>
        <w:rFonts w:ascii="Helvetica" w:hAnsi="Helvetica"/>
        <w:b/>
        <w:bCs/>
        <w:color w:val="000000" w:themeColor="text1"/>
      </w:rPr>
      <w:t xml:space="preserve">Version </w:t>
    </w:r>
    <w:r>
      <w:rPr>
        <w:rFonts w:ascii="Helvetica" w:hAnsi="Helvetica"/>
        <w:b/>
        <w:bCs/>
        <w:color w:val="000000" w:themeColor="text1"/>
      </w:rPr>
      <w:t>2</w:t>
    </w:r>
    <w:r w:rsidRPr="00CA4D7D">
      <w:rPr>
        <w:rFonts w:ascii="Helvetica" w:hAnsi="Helvetica"/>
        <w:b/>
        <w:bCs/>
        <w:color w:val="000000" w:themeColor="text1"/>
      </w:rPr>
      <w:t xml:space="preserve"> </w:t>
    </w:r>
    <w:r>
      <w:rPr>
        <w:rFonts w:ascii="Helvetica" w:hAnsi="Helvetica"/>
        <w:b/>
        <w:bCs/>
        <w:color w:val="000000" w:themeColor="text1"/>
      </w:rPr>
      <w:t>Jan</w:t>
    </w:r>
    <w:r w:rsidRPr="00CA4D7D">
      <w:rPr>
        <w:rFonts w:ascii="Helvetica" w:hAnsi="Helvetica"/>
        <w:b/>
        <w:bCs/>
        <w:color w:val="000000" w:themeColor="text1"/>
      </w:rPr>
      <w:t xml:space="preserve"> 202</w:t>
    </w:r>
    <w:r>
      <w:rPr>
        <w:rFonts w:ascii="Helvetica" w:hAnsi="Helvetica"/>
        <w:b/>
        <w:bCs/>
        <w:color w:val="000000" w:themeColor="text1"/>
      </w:rPr>
      <w:t xml:space="preserve">5 </w:t>
    </w:r>
  </w:p>
  <w:p w14:paraId="5D4D1DA1" w14:textId="77777777" w:rsidR="000A09AD" w:rsidRPr="005F7514" w:rsidRDefault="00000000" w:rsidP="000A09AD">
    <w:pPr>
      <w:pStyle w:val="Footer"/>
      <w:ind w:right="360"/>
      <w:rPr>
        <w:rFonts w:ascii="Helvetica" w:hAnsi="Helvetica"/>
        <w:b/>
        <w:bCs/>
        <w:color w:val="000000" w:themeColor="text1"/>
      </w:rPr>
    </w:pPr>
    <w:r>
      <w:rPr>
        <w:rFonts w:ascii="Helvetica" w:hAnsi="Helvetica"/>
        <w:b/>
        <w:bCs/>
        <w:noProof/>
        <w:color w:val="000000" w:themeColor="text1"/>
      </w:rPr>
      <w:pict w14:anchorId="69DCF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Letterhead iRam-01" style="position:absolute;margin-left:-796.95pt;margin-top:549.1pt;width:595.45pt;height:841.9pt;z-index:-251657728;mso-wrap-edited:f;mso-width-percent:0;mso-height-percent:0;mso-position-horizontal-relative:margin;mso-position-vertical-relative:margin;mso-width-percent:0;mso-height-percent:0" o:allowincell="f">
          <v:imagedata r:id="rId2" o:title="Letterhead iRam-01"/>
          <w10:wrap anchorx="margin" anchory="margin"/>
        </v:shape>
      </w:pict>
    </w:r>
  </w:p>
  <w:p w14:paraId="36A2693E" w14:textId="62EE4514" w:rsidR="000A09AD" w:rsidRDefault="000A0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68481" w14:textId="77777777" w:rsidR="002B2F82" w:rsidRDefault="002B2F82" w:rsidP="009D2E90">
      <w:r>
        <w:separator/>
      </w:r>
    </w:p>
  </w:footnote>
  <w:footnote w:type="continuationSeparator" w:id="0">
    <w:p w14:paraId="096D00CC" w14:textId="77777777" w:rsidR="002B2F82" w:rsidRDefault="002B2F82" w:rsidP="009D2E90">
      <w:r>
        <w:continuationSeparator/>
      </w:r>
    </w:p>
  </w:footnote>
  <w:footnote w:type="continuationNotice" w:id="1">
    <w:p w14:paraId="483ADFCF" w14:textId="77777777" w:rsidR="002B2F82" w:rsidRDefault="002B2F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6A17" w14:textId="77777777" w:rsidR="00A46B37" w:rsidRDefault="00A46B37">
    <w:pPr>
      <w:tabs>
        <w:tab w:val="center" w:pos="4500"/>
        <w:tab w:val="right" w:pos="8910"/>
      </w:tabs>
      <w:spacing w:line="280" w:lineRule="exact"/>
    </w:pPr>
  </w:p>
  <w:p w14:paraId="345ECBF3" w14:textId="77777777" w:rsidR="00A46B37" w:rsidRDefault="00000000">
    <w:pPr>
      <w:tabs>
        <w:tab w:val="center" w:pos="4500"/>
        <w:tab w:val="right" w:pos="8910"/>
      </w:tabs>
      <w:spacing w:line="280" w:lineRule="exact"/>
    </w:pPr>
    <w:r>
      <w:rPr>
        <w:noProof/>
        <w:lang w:val="en-ZA" w:eastAsia="en-ZA"/>
      </w:rPr>
      <mc:AlternateContent>
        <mc:Choice Requires="wpg">
          <w:drawing>
            <wp:anchor distT="0" distB="0" distL="114300" distR="114300" simplePos="0" relativeHeight="251656704" behindDoc="0" locked="0" layoutInCell="1" allowOverlap="1" wp14:anchorId="0DE18AE6" wp14:editId="209A62FD">
              <wp:simplePos x="0" y="0"/>
              <wp:positionH relativeFrom="column">
                <wp:posOffset>-646430</wp:posOffset>
              </wp:positionH>
              <wp:positionV relativeFrom="paragraph">
                <wp:posOffset>-285115</wp:posOffset>
              </wp:positionV>
              <wp:extent cx="165100" cy="10362565"/>
              <wp:effectExtent l="1270" t="635" r="508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100" cy="10362565"/>
                        <a:chOff x="767" y="241"/>
                        <a:chExt cx="260" cy="16319"/>
                      </a:xfrm>
                    </wpg:grpSpPr>
                    <wps:wsp>
                      <wps:cNvPr id="4" name="Rectangle 2"/>
                      <wps:cNvSpPr>
                        <a:spLocks noChangeArrowheads="1"/>
                      </wps:cNvSpPr>
                      <wps:spPr bwMode="auto">
                        <a:xfrm>
                          <a:off x="767" y="13667"/>
                          <a:ext cx="255" cy="2893"/>
                        </a:xfrm>
                        <a:prstGeom prst="rect">
                          <a:avLst/>
                        </a:prstGeom>
                        <a:solidFill>
                          <a:srgbClr val="CC0066"/>
                        </a:solidFill>
                        <a:ln>
                          <a:noFill/>
                        </a:ln>
                        <a:effectLst/>
                        <a:extLst>
                          <a:ext uri="{91240B29-F687-4F45-9708-019B960494DF}">
                            <a14:hiddenLine xmlns:a14="http://schemas.microsoft.com/office/drawing/2010/main" w="9525">
                              <a:solidFill>
                                <a:srgbClr val="350066"/>
                              </a:solidFill>
                              <a:miter lim="800000"/>
                              <a:headEnd/>
                              <a:tailEnd/>
                            </a14:hiddenLine>
                          </a:ext>
                          <a:ext uri="{AF507438-7753-43E0-B8FC-AC1667EBCBE1}">
                            <a14:hiddenEffects xmlns:a14="http://schemas.microsoft.com/office/drawing/2010/main">
                              <a:effectLst>
                                <a:outerShdw dist="35921" dir="2700000" algn="ctr" rotWithShape="0">
                                  <a:srgbClr val="C0C0C0"/>
                                </a:outerShdw>
                              </a:effectLst>
                            </a14:hiddenEffects>
                          </a:ext>
                        </a:extLst>
                      </wps:spPr>
                      <wps:bodyPr rot="0" vert="horz" wrap="square" lIns="91440" tIns="45720" rIns="91440" bIns="45720" anchor="ctr" anchorCtr="0" upright="1">
                        <a:noAutofit/>
                      </wps:bodyPr>
                    </wps:wsp>
                    <wps:wsp>
                      <wps:cNvPr id="5" name="Rectangle 3"/>
                      <wps:cNvSpPr>
                        <a:spLocks noChangeArrowheads="1"/>
                      </wps:cNvSpPr>
                      <wps:spPr bwMode="auto">
                        <a:xfrm>
                          <a:off x="771" y="241"/>
                          <a:ext cx="255" cy="12990"/>
                        </a:xfrm>
                        <a:prstGeom prst="rect">
                          <a:avLst/>
                        </a:prstGeom>
                        <a:solidFill>
                          <a:srgbClr val="350066"/>
                        </a:solidFill>
                        <a:ln>
                          <a:noFill/>
                        </a:ln>
                        <a:effectLst/>
                        <a:extLst>
                          <a:ext uri="{91240B29-F687-4F45-9708-019B960494DF}">
                            <a14:hiddenLine xmlns:a14="http://schemas.microsoft.com/office/drawing/2010/main" w="9525">
                              <a:solidFill>
                                <a:srgbClr val="350066"/>
                              </a:solidFill>
                              <a:miter lim="800000"/>
                              <a:headEnd/>
                              <a:tailEnd/>
                            </a14:hiddenLine>
                          </a:ext>
                          <a:ext uri="{AF507438-7753-43E0-B8FC-AC1667EBCBE1}">
                            <a14:hiddenEffects xmlns:a14="http://schemas.microsoft.com/office/drawing/2010/main">
                              <a:effectLst>
                                <a:outerShdw dist="35921" dir="2700000" algn="ctr" rotWithShape="0">
                                  <a:srgbClr val="C0C0C0"/>
                                </a:outerShdw>
                              </a:effectLst>
                            </a14:hiddenEffects>
                          </a:ext>
                        </a:extLst>
                      </wps:spPr>
                      <wps:bodyPr rot="0" vert="horz" wrap="square" lIns="91440" tIns="45720" rIns="91440" bIns="45720" anchor="ctr" anchorCtr="0" upright="1">
                        <a:noAutofit/>
                      </wps:bodyPr>
                    </wps:wsp>
                    <wps:wsp>
                      <wps:cNvPr id="6" name="AutoShape 4"/>
                      <wps:cNvSpPr>
                        <a:spLocks noChangeArrowheads="1"/>
                      </wps:cNvSpPr>
                      <wps:spPr bwMode="auto">
                        <a:xfrm flipV="1">
                          <a:off x="772" y="13228"/>
                          <a:ext cx="255" cy="281"/>
                        </a:xfrm>
                        <a:prstGeom prst="rtTriangle">
                          <a:avLst/>
                        </a:prstGeom>
                        <a:solidFill>
                          <a:srgbClr val="350066"/>
                        </a:solidFill>
                        <a:ln>
                          <a:noFill/>
                        </a:ln>
                        <a:effectLst/>
                        <a:extLst>
                          <a:ext uri="{91240B29-F687-4F45-9708-019B960494DF}">
                            <a14:hiddenLine xmlns:a14="http://schemas.microsoft.com/office/drawing/2010/main" w="9525">
                              <a:solidFill>
                                <a:srgbClr val="350066"/>
                              </a:solidFill>
                              <a:miter lim="800000"/>
                              <a:headEnd/>
                              <a:tailEnd/>
                            </a14:hiddenLine>
                          </a:ext>
                          <a:ext uri="{AF507438-7753-43E0-B8FC-AC1667EBCBE1}">
                            <a14:hiddenEffects xmlns:a14="http://schemas.microsoft.com/office/drawing/2010/main">
                              <a:effectLst>
                                <a:outerShdw dist="35921" dir="2700000" algn="ctr" rotWithShape="0">
                                  <a:srgbClr val="C0C0C0"/>
                                </a:outerShdw>
                              </a:effectLst>
                            </a14:hiddenEffects>
                          </a:ext>
                        </a:extLst>
                      </wps:spPr>
                      <wps:bodyPr rot="0" vert="horz" wrap="square" lIns="91440" tIns="45720" rIns="91440" bIns="45720" anchor="ctr" anchorCtr="0" upright="1">
                        <a:noAutofit/>
                      </wps:bodyPr>
                    </wps:wsp>
                    <wps:wsp>
                      <wps:cNvPr id="7" name="Freeform 5"/>
                      <wps:cNvSpPr>
                        <a:spLocks/>
                      </wps:cNvSpPr>
                      <wps:spPr bwMode="auto">
                        <a:xfrm>
                          <a:off x="767" y="13287"/>
                          <a:ext cx="254" cy="400"/>
                        </a:xfrm>
                        <a:custGeom>
                          <a:avLst/>
                          <a:gdLst>
                            <a:gd name="T0" fmla="*/ 0 w 87"/>
                            <a:gd name="T1" fmla="*/ 120 h 127"/>
                            <a:gd name="T2" fmla="*/ 37 w 87"/>
                            <a:gd name="T3" fmla="*/ 125 h 127"/>
                            <a:gd name="T4" fmla="*/ 82 w 87"/>
                            <a:gd name="T5" fmla="*/ 125 h 127"/>
                            <a:gd name="T6" fmla="*/ 87 w 87"/>
                            <a:gd name="T7" fmla="*/ 122 h 127"/>
                            <a:gd name="T8" fmla="*/ 87 w 87"/>
                            <a:gd name="T9" fmla="*/ 0 h 127"/>
                            <a:gd name="T10" fmla="*/ 61 w 87"/>
                            <a:gd name="T11" fmla="*/ 26 h 127"/>
                            <a:gd name="T12" fmla="*/ 42 w 87"/>
                            <a:gd name="T13" fmla="*/ 48 h 127"/>
                            <a:gd name="T14" fmla="*/ 28 w 87"/>
                            <a:gd name="T15" fmla="*/ 66 h 127"/>
                            <a:gd name="T16" fmla="*/ 15 w 87"/>
                            <a:gd name="T17" fmla="*/ 90 h 127"/>
                            <a:gd name="T18" fmla="*/ 0 w 87"/>
                            <a:gd name="T19" fmla="*/ 12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127">
                              <a:moveTo>
                                <a:pt x="0" y="120"/>
                              </a:moveTo>
                              <a:cubicBezTo>
                                <a:pt x="12" y="122"/>
                                <a:pt x="25" y="123"/>
                                <a:pt x="37" y="125"/>
                              </a:cubicBezTo>
                              <a:cubicBezTo>
                                <a:pt x="52" y="124"/>
                                <a:pt x="67" y="127"/>
                                <a:pt x="82" y="125"/>
                              </a:cubicBezTo>
                              <a:cubicBezTo>
                                <a:pt x="87" y="124"/>
                                <a:pt x="87" y="116"/>
                                <a:pt x="87" y="122"/>
                              </a:cubicBezTo>
                              <a:lnTo>
                                <a:pt x="87" y="0"/>
                              </a:lnTo>
                              <a:lnTo>
                                <a:pt x="61" y="26"/>
                              </a:lnTo>
                              <a:lnTo>
                                <a:pt x="42" y="48"/>
                              </a:lnTo>
                              <a:lnTo>
                                <a:pt x="28" y="66"/>
                              </a:lnTo>
                              <a:lnTo>
                                <a:pt x="15" y="90"/>
                              </a:lnTo>
                              <a:lnTo>
                                <a:pt x="0" y="120"/>
                              </a:lnTo>
                              <a:close/>
                            </a:path>
                          </a:pathLst>
                        </a:custGeom>
                        <a:solidFill>
                          <a:srgbClr val="CC0066"/>
                        </a:solidFill>
                        <a:ln>
                          <a:noFill/>
                        </a:ln>
                        <a:effectLst/>
                        <a:extLst>
                          <a:ext uri="{91240B29-F687-4F45-9708-019B960494DF}">
                            <a14:hiddenLine xmlns:a14="http://schemas.microsoft.com/office/drawing/2010/main" w="9525">
                              <a:solidFill>
                                <a:srgbClr val="350066"/>
                              </a:solidFill>
                              <a:round/>
                              <a:headEnd/>
                              <a:tailEnd/>
                            </a14:hiddenLine>
                          </a:ext>
                          <a:ext uri="{AF507438-7753-43E0-B8FC-AC1667EBCBE1}">
                            <a14:hiddenEffects xmlns:a14="http://schemas.microsoft.com/office/drawing/2010/main">
                              <a:effectLst>
                                <a:outerShdw dist="35921" dir="2700000" algn="ctr" rotWithShape="0">
                                  <a:srgbClr val="C0C0C0"/>
                                </a:outerShdw>
                              </a:effectLst>
                            </a14:hiddenEffects>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A6970E" id="Group 1" o:spid="_x0000_s1026" style="position:absolute;margin-left:-50.9pt;margin-top:-22.45pt;width:13pt;height:815.95pt;z-index:251656704" coordorigin="767,241" coordsize="260,16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">
              <v:rect id="Rectangle 2" o:spid="_x0000_s1027" style="position:absolute;left:767;top:13667;width:255;height:2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" fillcolor="#c06" stroked="f" strokecolor="#350066">
                <v:shadow color="silver"/>
              </v:rect>
              <v:rect id="Rectangle 3" o:spid="_x0000_s1028" style="position:absolute;left:771;top:241;width:255;height:1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" fillcolor="#350066" stroked="f" strokecolor="#350066">
                <v:shadow color="silver"/>
              </v:rect>
              <v:shapetype id="_x0000_t6" coordsize="21600,21600" o:spt="6" path="m,l,21600r21600,xe">
                <v:stroke joinstyle="miter"/>
                <v:path gradientshapeok="t" o:connecttype="custom" o:connectlocs="0,0;0,10800;0,21600;10800,21600;21600,21600;10800,10800" textboxrect="1800,12600,12600,19800"/>
              </v:shapetype>
              <v:shape id="AutoShape 4" o:spid="_x0000_s1029" type="#_x0000_t6" style="position:absolute;left:772;top:13228;width:255;height:28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" fillcolor="#350066" stroked="f" strokecolor="#350066">
                <v:shadow color="silver"/>
              </v:shape>
              <v:shape id="Freeform 5" o:spid="_x0000_s1030" style="position:absolute;left:767;top:13287;width:254;height:400;visibility:visible;mso-wrap-style:square;v-text-anchor:middle" coordsize="87,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" path="m,120v12,2,25,3,37,5c52,124,67,127,82,125v5,-1,5,-9,5,-3l87,,61,26,42,48,28,66,15,90,,120xe" fillcolor="#c06" stroked="f" strokecolor="#350066">
                <v:shadow color="silver"/>
                <v:path arrowok="t" o:connecttype="custom" o:connectlocs="0,378;108,394;239,394;254,384;254,0;178,82;123,151;82,208;44,283;0,378" o:connectangles="0,0,0,0,0,0,0,0,0,0"/>
              </v:shape>
            </v:group>
          </w:pict>
        </mc:Fallback>
      </mc:AlternateContent>
    </w:r>
  </w:p>
  <w:p w14:paraId="33C2E9B7" w14:textId="77777777" w:rsidR="00A46B37" w:rsidRDefault="00A46B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0C67"/>
    <w:multiLevelType w:val="hybridMultilevel"/>
    <w:tmpl w:val="E8628C0E"/>
    <w:lvl w:ilvl="0" w:tplc="0A6E8CE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5B2454"/>
    <w:multiLevelType w:val="hybridMultilevel"/>
    <w:tmpl w:val="695677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929633D"/>
    <w:multiLevelType w:val="hybridMultilevel"/>
    <w:tmpl w:val="43A681E4"/>
    <w:lvl w:ilvl="0" w:tplc="0A6E8CE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3F71F1"/>
    <w:multiLevelType w:val="hybridMultilevel"/>
    <w:tmpl w:val="EBD4CD42"/>
    <w:lvl w:ilvl="0" w:tplc="0A6E8CE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2D2436"/>
    <w:multiLevelType w:val="hybridMultilevel"/>
    <w:tmpl w:val="BB20528C"/>
    <w:lvl w:ilvl="0" w:tplc="0A6E8CE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8833E8"/>
    <w:multiLevelType w:val="hybridMultilevel"/>
    <w:tmpl w:val="FA8E9EA4"/>
    <w:lvl w:ilvl="0" w:tplc="0A6E8CE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41CF0"/>
    <w:multiLevelType w:val="hybridMultilevel"/>
    <w:tmpl w:val="AC3ABA3C"/>
    <w:lvl w:ilvl="0" w:tplc="0A6E8CE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09843022">
    <w:abstractNumId w:val="4"/>
  </w:num>
  <w:num w:numId="2" w16cid:durableId="1331446245">
    <w:abstractNumId w:val="5"/>
  </w:num>
  <w:num w:numId="3" w16cid:durableId="117338022">
    <w:abstractNumId w:val="3"/>
  </w:num>
  <w:num w:numId="4" w16cid:durableId="1255551131">
    <w:abstractNumId w:val="6"/>
  </w:num>
  <w:num w:numId="5" w16cid:durableId="1507672202">
    <w:abstractNumId w:val="0"/>
  </w:num>
  <w:num w:numId="6" w16cid:durableId="75321691">
    <w:abstractNumId w:val="2"/>
  </w:num>
  <w:num w:numId="7" w16cid:durableId="144893766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ne Scott-dos Santos">
    <w15:presenceInfo w15:providerId="AD" w15:userId="S::janine@Iram.co.za::6490bd31-fd48-4057-add2-03189154ae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E90"/>
    <w:rsid w:val="000506A5"/>
    <w:rsid w:val="000A09AD"/>
    <w:rsid w:val="001256C0"/>
    <w:rsid w:val="00171A7A"/>
    <w:rsid w:val="002B118D"/>
    <w:rsid w:val="002B2F82"/>
    <w:rsid w:val="002B5054"/>
    <w:rsid w:val="003D3862"/>
    <w:rsid w:val="00440472"/>
    <w:rsid w:val="005369AB"/>
    <w:rsid w:val="005B6BBE"/>
    <w:rsid w:val="005E6C70"/>
    <w:rsid w:val="006947A7"/>
    <w:rsid w:val="007568C8"/>
    <w:rsid w:val="008E2C50"/>
    <w:rsid w:val="008E3097"/>
    <w:rsid w:val="00920DC1"/>
    <w:rsid w:val="009C0B3D"/>
    <w:rsid w:val="009C5942"/>
    <w:rsid w:val="009D2E90"/>
    <w:rsid w:val="00A46B37"/>
    <w:rsid w:val="00A61029"/>
    <w:rsid w:val="00A966D1"/>
    <w:rsid w:val="00B46D9B"/>
    <w:rsid w:val="00B94996"/>
    <w:rsid w:val="00BB628F"/>
    <w:rsid w:val="00C37E2F"/>
    <w:rsid w:val="00D066B2"/>
    <w:rsid w:val="00D24AFB"/>
    <w:rsid w:val="00E00C3B"/>
    <w:rsid w:val="00E91408"/>
    <w:rsid w:val="00EB2CB8"/>
    <w:rsid w:val="00F120A4"/>
    <w:rsid w:val="00F376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C1987"/>
  <w15:chartTrackingRefBased/>
  <w15:docId w15:val="{2C4FF6C1-B93E-47F6-B550-DDD93124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E90"/>
    <w:pPr>
      <w:spacing w:after="0" w:line="240" w:lineRule="auto"/>
    </w:pPr>
    <w:rPr>
      <w:kern w:val="0"/>
      <w:sz w:val="24"/>
      <w:szCs w:val="24"/>
      <w:lang w:val="en-GB"/>
      <w14:ligatures w14:val="none"/>
    </w:rPr>
  </w:style>
  <w:style w:type="paragraph" w:styleId="Heading1">
    <w:name w:val="heading 1"/>
    <w:basedOn w:val="Normal"/>
    <w:next w:val="Normal"/>
    <w:link w:val="Heading1Char"/>
    <w:qFormat/>
    <w:rsid w:val="009D2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D2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D2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D2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D2E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E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E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E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D2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D2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E90"/>
    <w:rPr>
      <w:rFonts w:eastAsiaTheme="majorEastAsia" w:cstheme="majorBidi"/>
      <w:color w:val="272727" w:themeColor="text1" w:themeTint="D8"/>
    </w:rPr>
  </w:style>
  <w:style w:type="paragraph" w:styleId="Title">
    <w:name w:val="Title"/>
    <w:basedOn w:val="Normal"/>
    <w:next w:val="Normal"/>
    <w:link w:val="TitleChar"/>
    <w:uiPriority w:val="10"/>
    <w:qFormat/>
    <w:rsid w:val="009D2E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D2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9D2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E90"/>
    <w:pPr>
      <w:spacing w:before="160"/>
      <w:jc w:val="center"/>
    </w:pPr>
    <w:rPr>
      <w:i/>
      <w:iCs/>
      <w:color w:val="404040" w:themeColor="text1" w:themeTint="BF"/>
    </w:rPr>
  </w:style>
  <w:style w:type="character" w:customStyle="1" w:styleId="QuoteChar">
    <w:name w:val="Quote Char"/>
    <w:basedOn w:val="DefaultParagraphFont"/>
    <w:link w:val="Quote"/>
    <w:uiPriority w:val="29"/>
    <w:rsid w:val="009D2E90"/>
    <w:rPr>
      <w:i/>
      <w:iCs/>
      <w:color w:val="404040" w:themeColor="text1" w:themeTint="BF"/>
    </w:rPr>
  </w:style>
  <w:style w:type="paragraph" w:styleId="ListParagraph">
    <w:name w:val="List Paragraph"/>
    <w:basedOn w:val="Normal"/>
    <w:uiPriority w:val="34"/>
    <w:qFormat/>
    <w:rsid w:val="009D2E90"/>
    <w:pPr>
      <w:ind w:left="720"/>
      <w:contextualSpacing/>
    </w:pPr>
  </w:style>
  <w:style w:type="character" w:styleId="IntenseEmphasis">
    <w:name w:val="Intense Emphasis"/>
    <w:basedOn w:val="DefaultParagraphFont"/>
    <w:uiPriority w:val="21"/>
    <w:qFormat/>
    <w:rsid w:val="009D2E90"/>
    <w:rPr>
      <w:i/>
      <w:iCs/>
      <w:color w:val="0F4761" w:themeColor="accent1" w:themeShade="BF"/>
    </w:rPr>
  </w:style>
  <w:style w:type="paragraph" w:styleId="IntenseQuote">
    <w:name w:val="Intense Quote"/>
    <w:basedOn w:val="Normal"/>
    <w:next w:val="Normal"/>
    <w:link w:val="IntenseQuoteChar"/>
    <w:uiPriority w:val="30"/>
    <w:qFormat/>
    <w:rsid w:val="009D2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E90"/>
    <w:rPr>
      <w:i/>
      <w:iCs/>
      <w:color w:val="0F4761" w:themeColor="accent1" w:themeShade="BF"/>
    </w:rPr>
  </w:style>
  <w:style w:type="character" w:styleId="IntenseReference">
    <w:name w:val="Intense Reference"/>
    <w:basedOn w:val="DefaultParagraphFont"/>
    <w:uiPriority w:val="32"/>
    <w:qFormat/>
    <w:rsid w:val="009D2E90"/>
    <w:rPr>
      <w:b/>
      <w:bCs/>
      <w:smallCaps/>
      <w:color w:val="0F4761" w:themeColor="accent1" w:themeShade="BF"/>
      <w:spacing w:val="5"/>
    </w:rPr>
  </w:style>
  <w:style w:type="paragraph" w:styleId="Footer">
    <w:name w:val="footer"/>
    <w:basedOn w:val="Normal"/>
    <w:link w:val="FooterChar"/>
    <w:uiPriority w:val="99"/>
    <w:rsid w:val="009D2E90"/>
    <w:pPr>
      <w:tabs>
        <w:tab w:val="center" w:pos="4153"/>
        <w:tab w:val="right" w:pos="8306"/>
      </w:tabs>
    </w:pPr>
    <w:rPr>
      <w:rFonts w:ascii="Arial" w:eastAsia="Times New Roman" w:hAnsi="Arial" w:cs="Times New Roman"/>
      <w:color w:val="7F7F7F" w:themeColor="text1" w:themeTint="80"/>
      <w:sz w:val="20"/>
      <w:szCs w:val="20"/>
      <w:lang w:eastAsia="en-GB"/>
    </w:rPr>
  </w:style>
  <w:style w:type="character" w:customStyle="1" w:styleId="FooterChar">
    <w:name w:val="Footer Char"/>
    <w:basedOn w:val="DefaultParagraphFont"/>
    <w:link w:val="Footer"/>
    <w:uiPriority w:val="99"/>
    <w:rsid w:val="009D2E90"/>
    <w:rPr>
      <w:rFonts w:ascii="Arial" w:eastAsia="Times New Roman" w:hAnsi="Arial" w:cs="Times New Roman"/>
      <w:color w:val="7F7F7F" w:themeColor="text1" w:themeTint="80"/>
      <w:kern w:val="0"/>
      <w:sz w:val="20"/>
      <w:szCs w:val="20"/>
      <w:lang w:val="en-GB" w:eastAsia="en-GB"/>
      <w14:ligatures w14:val="none"/>
    </w:rPr>
  </w:style>
  <w:style w:type="character" w:styleId="PageNumber">
    <w:name w:val="page number"/>
    <w:basedOn w:val="DefaultParagraphFont"/>
    <w:rsid w:val="009D2E90"/>
  </w:style>
  <w:style w:type="table" w:styleId="TableGridLight">
    <w:name w:val="Grid Table Light"/>
    <w:basedOn w:val="TableNormal"/>
    <w:uiPriority w:val="40"/>
    <w:rsid w:val="009D2E90"/>
    <w:pPr>
      <w:spacing w:after="0" w:line="240" w:lineRule="auto"/>
    </w:pPr>
    <w:rPr>
      <w:rFonts w:ascii="Times New Roman" w:eastAsia="Times New Roman" w:hAnsi="Times New Roman" w:cs="Times New Roman"/>
      <w:kern w:val="0"/>
      <w:sz w:val="20"/>
      <w:szCs w:val="20"/>
      <w:lang w:eastAsia="en-ZA"/>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qFormat/>
    <w:rsid w:val="009D2E90"/>
    <w:rPr>
      <w:i/>
      <w:iCs/>
    </w:rPr>
  </w:style>
  <w:style w:type="paragraph" w:styleId="Header">
    <w:name w:val="header"/>
    <w:basedOn w:val="Normal"/>
    <w:link w:val="HeaderChar"/>
    <w:uiPriority w:val="99"/>
    <w:unhideWhenUsed/>
    <w:rsid w:val="009D2E90"/>
    <w:pPr>
      <w:tabs>
        <w:tab w:val="center" w:pos="4513"/>
        <w:tab w:val="right" w:pos="9026"/>
      </w:tabs>
    </w:pPr>
  </w:style>
  <w:style w:type="character" w:customStyle="1" w:styleId="HeaderChar">
    <w:name w:val="Header Char"/>
    <w:basedOn w:val="DefaultParagraphFont"/>
    <w:link w:val="Header"/>
    <w:uiPriority w:val="99"/>
    <w:rsid w:val="009D2E90"/>
    <w:rPr>
      <w:kern w:val="0"/>
      <w:sz w:val="24"/>
      <w:szCs w:val="24"/>
      <w:lang w:val="en-GB"/>
      <w14:ligatures w14:val="none"/>
    </w:rPr>
  </w:style>
  <w:style w:type="paragraph" w:styleId="Revision">
    <w:name w:val="Revision"/>
    <w:hidden/>
    <w:uiPriority w:val="99"/>
    <w:semiHidden/>
    <w:rsid w:val="007568C8"/>
    <w:pPr>
      <w:spacing w:after="0" w:line="240" w:lineRule="auto"/>
    </w:pPr>
    <w:rPr>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people" Target="people.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E6B7C60B-7CF9-4272-AE94-5C40DAD7EF2C}">
  <ds:schemaRefs>
    <ds:schemaRef ds:uri="http://schemas.microsoft.com/sharepoint/v3/contenttype/forms"/>
  </ds:schemaRefs>
</ds:datastoreItem>
</file>

<file path=customXml/itemProps2.xml><?xml version="1.0" encoding="utf-8"?>
<ds:datastoreItem xmlns:ds="http://schemas.openxmlformats.org/officeDocument/2006/customXml" ds:itemID="{E5DB0D26-FB29-418F-AD8E-F9CB218F278E}"/>
</file>

<file path=customXml/itemProps3.xml><?xml version="1.0" encoding="utf-8"?>
<ds:datastoreItem xmlns:ds="http://schemas.openxmlformats.org/officeDocument/2006/customXml" ds:itemID="{1B9FE3A2-B7CC-4EE9-915A-1AE079CDD89C}">
  <ds:schemaRefs>
    <ds:schemaRef ds:uri="http://schemas.microsoft.com/office/2006/metadata/properties"/>
    <ds:schemaRef ds:uri="http://schemas.microsoft.com/office/infopath/2007/PartnerControls"/>
    <ds:schemaRef ds:uri="744e95d3-0d7e-426d-bef2-4aafb2a1c6ae"/>
    <ds:schemaRef ds:uri="4effe824-a78e-49c8-bd79-0580e9701b88"/>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4549</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Tebogo Phakathi</dc:creator>
  <cp:keywords/>
  <dc:description/>
  <cp:lastModifiedBy>Janine Scott-dos Santos</cp:lastModifiedBy>
  <cp:revision>12</cp:revision>
  <dcterms:created xsi:type="dcterms:W3CDTF">2025-02-28T09:48:00Z</dcterms:created>
  <dcterms:modified xsi:type="dcterms:W3CDTF">2026-03-06T08:31:00Z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