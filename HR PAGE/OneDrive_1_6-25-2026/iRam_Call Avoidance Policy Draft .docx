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3007"/>
        <w:gridCol w:w="2998"/>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7502E1B1" w:rsidR="00BB0DF2" w:rsidRPr="008165FC" w:rsidRDefault="002A6636" w:rsidP="00900C99">
            <w:pPr>
              <w:spacing w:after="0" w:line="240" w:lineRule="auto"/>
              <w:rPr>
                <w:b/>
                <w:sz w:val="20"/>
                <w:szCs w:val="20"/>
                <w:lang w:val="en-US"/>
              </w:rPr>
            </w:pPr>
            <w:r>
              <w:rPr>
                <w:b/>
                <w:sz w:val="20"/>
                <w:szCs w:val="20"/>
                <w:lang w:val="en-US"/>
              </w:rPr>
              <w:t>Call Avoidance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1F234BF" w14:textId="4B1BD892" w:rsidR="002A6636" w:rsidRPr="00085A52" w:rsidRDefault="006A0E0F" w:rsidP="002A6636">
      <w:pPr>
        <w:jc w:val="both"/>
        <w:rPr>
          <w:b/>
        </w:rPr>
      </w:pPr>
      <w:r>
        <w:rPr>
          <w:b/>
        </w:rPr>
        <w:t xml:space="preserve"> </w:t>
      </w:r>
    </w:p>
    <w:p w14:paraId="13DE2C00" w14:textId="77777777" w:rsidR="002A6636" w:rsidRDefault="002A6636" w:rsidP="002A6636">
      <w:pPr>
        <w:jc w:val="both"/>
      </w:pPr>
    </w:p>
    <w:p w14:paraId="4D4AC0B5" w14:textId="77777777" w:rsidR="002A6636" w:rsidRPr="00C205BD" w:rsidRDefault="002A6636" w:rsidP="002A6636">
      <w:pPr>
        <w:pStyle w:val="ListParagraph"/>
        <w:numPr>
          <w:ilvl w:val="0"/>
          <w:numId w:val="9"/>
        </w:numPr>
        <w:contextualSpacing/>
        <w:jc w:val="both"/>
        <w:rPr>
          <w:b/>
        </w:rPr>
      </w:pPr>
      <w:r>
        <w:rPr>
          <w:b/>
        </w:rPr>
        <w:t xml:space="preserve">OBJECTIVE </w:t>
      </w:r>
    </w:p>
    <w:p w14:paraId="47CFCF3F" w14:textId="77777777" w:rsidR="002A6636" w:rsidRDefault="002A6636" w:rsidP="002A6636">
      <w:pPr>
        <w:jc w:val="both"/>
      </w:pPr>
    </w:p>
    <w:p w14:paraId="0A4E8885" w14:textId="32F4D2FA" w:rsidR="002A6636" w:rsidRDefault="002A6636" w:rsidP="002A6636">
      <w:pPr>
        <w:jc w:val="both"/>
      </w:pPr>
      <w:r>
        <w:t>The purpose of the Call Avoidance Policy is to ensure that all staff that are involved with the answering of phone calls that are related to work</w:t>
      </w:r>
      <w:ins w:id="0" w:author="Allison Ammasai" w:date="2025-01-09T11:42:00Z" w16du:dateUtc="2025-01-09T09:42:00Z">
        <w:r w:rsidR="00612ABC">
          <w:rPr>
            <w:rStyle w:val="CommentReference"/>
          </w:rPr>
          <w:t>,</w:t>
        </w:r>
      </w:ins>
      <w:del w:id="1" w:author="Allison Ammasai" w:date="2025-01-09T11:42:00Z" w16du:dateUtc="2025-01-09T09:42:00Z">
        <w:r w:rsidDel="00B40034">
          <w:rPr>
            <w:rStyle w:val="CommentReference"/>
          </w:rPr>
          <w:delText xml:space="preserve"> </w:delText>
        </w:r>
      </w:del>
      <w:ins w:id="2" w:author="Allison Ammasai" w:date="2025-02-07T13:48:00Z" w16du:dateUtc="2025-02-07T11:48:00Z">
        <w:r w:rsidR="002649AD">
          <w:rPr>
            <w:rStyle w:val="CommentReference"/>
          </w:rPr>
          <w:t xml:space="preserve"> </w:t>
        </w:r>
      </w:ins>
      <w:r>
        <w:t xml:space="preserve">perform to a telephone call answering standard that does not place the companies name into disrepute, as a result of dealing with its customers in a disrespectful manner and or implementing tactics to avoid taking calls. </w:t>
      </w:r>
    </w:p>
    <w:p w14:paraId="01D807A0" w14:textId="77777777" w:rsidR="002A6636" w:rsidRDefault="002A6636" w:rsidP="002A6636">
      <w:pPr>
        <w:jc w:val="both"/>
      </w:pPr>
    </w:p>
    <w:p w14:paraId="57A9262B" w14:textId="77777777" w:rsidR="002A6636" w:rsidRPr="00C205BD" w:rsidRDefault="002A6636" w:rsidP="002A6636">
      <w:pPr>
        <w:pStyle w:val="ListParagraph"/>
        <w:numPr>
          <w:ilvl w:val="0"/>
          <w:numId w:val="9"/>
        </w:numPr>
        <w:contextualSpacing/>
        <w:jc w:val="both"/>
        <w:rPr>
          <w:b/>
        </w:rPr>
      </w:pPr>
      <w:r>
        <w:rPr>
          <w:b/>
        </w:rPr>
        <w:t xml:space="preserve">POLICY </w:t>
      </w:r>
    </w:p>
    <w:p w14:paraId="0F2A1D70" w14:textId="77777777" w:rsidR="002A6636" w:rsidRDefault="002A6636" w:rsidP="002A6636">
      <w:pPr>
        <w:jc w:val="both"/>
      </w:pPr>
    </w:p>
    <w:p w14:paraId="5DB805B0" w14:textId="77777777" w:rsidR="002A6636" w:rsidRDefault="002A6636" w:rsidP="002A6636">
      <w:pPr>
        <w:jc w:val="both"/>
      </w:pPr>
      <w:r>
        <w:t>All incoming calls are to be answered without delay.</w:t>
      </w:r>
    </w:p>
    <w:p w14:paraId="77BF0D05" w14:textId="77777777" w:rsidR="002A6636" w:rsidRDefault="002A6636" w:rsidP="002A6636">
      <w:pPr>
        <w:jc w:val="both"/>
      </w:pPr>
    </w:p>
    <w:p w14:paraId="77638215" w14:textId="77777777" w:rsidR="002A6636" w:rsidRDefault="002A6636" w:rsidP="002A6636">
      <w:pPr>
        <w:jc w:val="both"/>
      </w:pPr>
      <w:r>
        <w:t>All staff must answer phones in a polite, helpful and most importantly respectful manner, irrespective of the manner or tone that the customer has adopted in the call.</w:t>
      </w:r>
    </w:p>
    <w:p w14:paraId="3F8256D7" w14:textId="77777777" w:rsidR="002A6636" w:rsidRDefault="002A6636" w:rsidP="002A6636">
      <w:pPr>
        <w:jc w:val="both"/>
      </w:pPr>
    </w:p>
    <w:p w14:paraId="064A4FA6" w14:textId="3331BF5F" w:rsidR="002A6636" w:rsidRDefault="002A6636" w:rsidP="002A6636">
      <w:pPr>
        <w:jc w:val="both"/>
      </w:pPr>
      <w:r>
        <w:t xml:space="preserve">All telephone calls through the Call Centre relevant employees are recorded and from </w:t>
      </w:r>
      <w:del w:id="3" w:author="Allison Ammasai" w:date="2025-01-09T11:43:00Z" w16du:dateUtc="2025-01-09T09:43:00Z">
        <w:r w:rsidDel="00A075C0">
          <w:delText>time to time</w:delText>
        </w:r>
      </w:del>
      <w:ins w:id="4" w:author="Allison Ammasai" w:date="2025-01-09T11:43:00Z" w16du:dateUtc="2025-01-09T09:43:00Z">
        <w:r w:rsidR="00A075C0">
          <w:t>time-to-time</w:t>
        </w:r>
      </w:ins>
      <w:r>
        <w:t xml:space="preserve"> management will randomly select certain recordings and listen to the telephonic discussion contained therein.</w:t>
      </w:r>
    </w:p>
    <w:p w14:paraId="6BDE491A" w14:textId="77777777" w:rsidR="002A6636" w:rsidRDefault="002A6636" w:rsidP="002A6636">
      <w:pPr>
        <w:jc w:val="both"/>
      </w:pPr>
    </w:p>
    <w:p w14:paraId="49A75452" w14:textId="77777777" w:rsidR="002A6636" w:rsidDel="006938F9" w:rsidRDefault="002A6636" w:rsidP="002A6636">
      <w:pPr>
        <w:jc w:val="both"/>
        <w:rPr>
          <w:del w:id="5" w:author="Allison Ammasai" w:date="2025-01-09T11:44:00Z" w16du:dateUtc="2025-01-09T09:44:00Z"/>
        </w:rPr>
      </w:pPr>
      <w:r>
        <w:t>The purpose of these interventions is to ensure and to give management the reassurance that relevant employees are dealing with the company’s customers in a polite, helpful and professional manner. This is to ensure that the company’s reputation is not tainted by its employees who are rude and unhelpful to customers and their concerns/complaints</w:t>
      </w:r>
      <w:del w:id="6" w:author="Allison Ammasai" w:date="2025-01-09T11:44:00Z" w16du:dateUtc="2025-01-09T09:44:00Z">
        <w:r w:rsidDel="006938F9">
          <w:delText>.</w:delText>
        </w:r>
      </w:del>
    </w:p>
    <w:p w14:paraId="335A9A97" w14:textId="77777777" w:rsidR="002A6636" w:rsidRDefault="002A6636" w:rsidP="002A6636">
      <w:pPr>
        <w:jc w:val="both"/>
      </w:pPr>
    </w:p>
    <w:p w14:paraId="35E973AA" w14:textId="77777777" w:rsidR="002A6636" w:rsidRDefault="002A6636" w:rsidP="002A6636">
      <w:pPr>
        <w:jc w:val="both"/>
      </w:pPr>
      <w:r>
        <w:t>Should it be found via either through the intercepting of the recordings or by any other means that the employees and or any other staff members of the company have not given 100% customer service to a customer for whatsoever reason and/or has avoided a call by whatsoever means, he/she shall be guilty of a transgression that will result in disciplinary action and may lead to the termination of services.</w:t>
      </w:r>
    </w:p>
    <w:p w14:paraId="58070E4F" w14:textId="77777777" w:rsidR="002A6636" w:rsidRDefault="002A6636" w:rsidP="002A6636">
      <w:pPr>
        <w:jc w:val="both"/>
      </w:pPr>
    </w:p>
    <w:p w14:paraId="21BCC677" w14:textId="77777777" w:rsidR="002A6636" w:rsidRDefault="002A6636" w:rsidP="002A6636">
      <w:pPr>
        <w:jc w:val="both"/>
      </w:pPr>
      <w:r>
        <w:t>This policy may be amended from time to time in accordance with sound operating practices of the Company.</w:t>
      </w:r>
    </w:p>
    <w:p w14:paraId="62168DEF" w14:textId="0100BDE9" w:rsidR="002A6636" w:rsidDel="00BB49C0" w:rsidRDefault="002A6636" w:rsidP="002A6636">
      <w:pPr>
        <w:jc w:val="both"/>
        <w:rPr>
          <w:del w:id="7" w:author="Allison Ammasai" w:date="2025-01-09T11:44:00Z" w16du:dateUtc="2025-01-09T09:44:00Z"/>
        </w:rPr>
      </w:pPr>
    </w:p>
    <w:p w14:paraId="164FE756" w14:textId="62FDF84E" w:rsidR="002A6636" w:rsidDel="00BB49C0" w:rsidRDefault="002A6636" w:rsidP="002A6636">
      <w:pPr>
        <w:jc w:val="both"/>
        <w:rPr>
          <w:del w:id="8" w:author="Allison Ammasai" w:date="2025-01-09T11:44:00Z" w16du:dateUtc="2025-01-09T09:44:00Z"/>
        </w:rPr>
      </w:pPr>
      <w:del w:id="9" w:author="Allison Ammasai" w:date="2025-01-09T11:44:00Z" w16du:dateUtc="2025-01-09T09:44:00Z">
        <w:r w:rsidDel="00BB49C0">
          <w:delText>Call avoidance policy signature</w:delText>
        </w:r>
      </w:del>
    </w:p>
    <w:p w14:paraId="126A9C19" w14:textId="77777777" w:rsidR="002A6636" w:rsidRDefault="002A6636" w:rsidP="002A6636">
      <w:pPr>
        <w:jc w:val="both"/>
      </w:pPr>
    </w:p>
    <w:p w14:paraId="1EF313FF" w14:textId="77777777" w:rsidR="002A6636" w:rsidRDefault="002A6636" w:rsidP="002A6636">
      <w:pPr>
        <w:jc w:val="both"/>
      </w:pPr>
      <w:r>
        <w:t>I, _______________________, hereby confirm that I have received this memorandum and that I acknowledge the contents thereof.</w:t>
      </w:r>
    </w:p>
    <w:p w14:paraId="6E52D7DA" w14:textId="77777777" w:rsidR="002A6636" w:rsidRDefault="002A6636" w:rsidP="002A6636">
      <w:pPr>
        <w:jc w:val="both"/>
      </w:pPr>
    </w:p>
    <w:p w14:paraId="7B2FCB90" w14:textId="77777777" w:rsidR="002A6636" w:rsidRDefault="002A6636" w:rsidP="002A6636">
      <w:pPr>
        <w:jc w:val="both"/>
      </w:pPr>
    </w:p>
    <w:p w14:paraId="73A15FCD" w14:textId="77777777" w:rsidR="002A6636" w:rsidRDefault="002A6636" w:rsidP="002A6636">
      <w:pPr>
        <w:jc w:val="both"/>
      </w:pPr>
    </w:p>
    <w:p w14:paraId="10E52B7E" w14:textId="77777777" w:rsidR="002A6636" w:rsidRDefault="002A6636" w:rsidP="002A6636">
      <w:pPr>
        <w:jc w:val="both"/>
      </w:pPr>
      <w:r>
        <w:t xml:space="preserve">Signature_______________________________ </w:t>
      </w:r>
      <w:r>
        <w:tab/>
        <w:t>Date ____________________________</w:t>
      </w: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16A9D6D"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E0F">
      <w:t>Call Avoidance Policy</w:t>
    </w:r>
    <w:proofErr w:type="gramStart"/>
    <w:r>
      <w:tab/>
      <w:t xml:space="preserve">  </w:t>
    </w:r>
    <w:r>
      <w:tab/>
    </w:r>
    <w:proofErr w:type="gramEnd"/>
    <w:r>
      <w:t>V</w:t>
    </w:r>
    <w:r w:rsidR="00900C99">
      <w:t>2</w:t>
    </w:r>
    <w:r>
      <w:t>Dec</w:t>
    </w:r>
    <w:r w:rsidR="00900C99">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AC50736"/>
    <w:multiLevelType w:val="hybridMultilevel"/>
    <w:tmpl w:val="65BEB5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7"/>
  </w:num>
  <w:num w:numId="7" w16cid:durableId="293683837">
    <w:abstractNumId w:val="5"/>
  </w:num>
  <w:num w:numId="8" w16cid:durableId="1896811271">
    <w:abstractNumId w:val="6"/>
  </w:num>
  <w:num w:numId="9" w16cid:durableId="6369544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41F68"/>
    <w:rsid w:val="00105E0E"/>
    <w:rsid w:val="001328DF"/>
    <w:rsid w:val="001415F7"/>
    <w:rsid w:val="001438AA"/>
    <w:rsid w:val="00193DE7"/>
    <w:rsid w:val="002608FF"/>
    <w:rsid w:val="002649AD"/>
    <w:rsid w:val="002A6636"/>
    <w:rsid w:val="002B6B82"/>
    <w:rsid w:val="00360097"/>
    <w:rsid w:val="003B70ED"/>
    <w:rsid w:val="00443A3A"/>
    <w:rsid w:val="0050082E"/>
    <w:rsid w:val="00590621"/>
    <w:rsid w:val="005A1A8E"/>
    <w:rsid w:val="005D00EE"/>
    <w:rsid w:val="005F3335"/>
    <w:rsid w:val="00612ABC"/>
    <w:rsid w:val="006136DD"/>
    <w:rsid w:val="006938F9"/>
    <w:rsid w:val="006A0E0F"/>
    <w:rsid w:val="007B0EF9"/>
    <w:rsid w:val="00830A54"/>
    <w:rsid w:val="00900C99"/>
    <w:rsid w:val="00994AF1"/>
    <w:rsid w:val="009C6823"/>
    <w:rsid w:val="00A075C0"/>
    <w:rsid w:val="00B40034"/>
    <w:rsid w:val="00B52329"/>
    <w:rsid w:val="00BB0DF2"/>
    <w:rsid w:val="00BB49C0"/>
    <w:rsid w:val="00C146C4"/>
    <w:rsid w:val="00D917BB"/>
    <w:rsid w:val="00DC08D7"/>
    <w:rsid w:val="00DD4D45"/>
    <w:rsid w:val="00E84BC5"/>
    <w:rsid w:val="00EF29E8"/>
    <w:rsid w:val="00F17E32"/>
    <w:rsid w:val="00F24AE1"/>
    <w:rsid w:val="00F34F88"/>
    <w:rsid w:val="00F43D40"/>
    <w:rsid w:val="00FD3AA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styleId="CommentReference">
    <w:name w:val="annotation reference"/>
    <w:basedOn w:val="DefaultParagraphFont"/>
    <w:uiPriority w:val="99"/>
    <w:semiHidden/>
    <w:unhideWhenUsed/>
    <w:rsid w:val="002A6636"/>
    <w:rPr>
      <w:sz w:val="16"/>
      <w:szCs w:val="16"/>
    </w:rPr>
  </w:style>
  <w:style w:type="paragraph" w:styleId="Revision">
    <w:name w:val="Revision"/>
    <w:hidden/>
    <w:uiPriority w:val="99"/>
    <w:semiHidden/>
    <w:rsid w:val="006A0E0F"/>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D3D26528-D533-464E-9639-EEBF798BF0B0}"/>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14</cp:revision>
  <dcterms:created xsi:type="dcterms:W3CDTF">2025-01-09T09:14:00Z</dcterms:created>
  <dcterms:modified xsi:type="dcterms:W3CDTF">2025-02-24T13:26:00Z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